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F0A935" w14:textId="77777777" w:rsidR="002931A7" w:rsidRPr="008E0B82" w:rsidRDefault="002931A7"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СОДЕРЖАНИЕ</w:t>
      </w:r>
    </w:p>
    <w:p w14:paraId="52983137" w14:textId="77777777" w:rsidR="00303CC9" w:rsidRPr="008E0B82" w:rsidRDefault="00303CC9" w:rsidP="008E0B82">
      <w:pPr>
        <w:spacing w:after="0" w:line="360" w:lineRule="auto"/>
        <w:ind w:firstLine="709"/>
        <w:jc w:val="center"/>
        <w:rPr>
          <w:rFonts w:ascii="Times New Roman" w:hAnsi="Times New Roman" w:cs="Times New Roman"/>
          <w:b/>
          <w:sz w:val="28"/>
          <w:szCs w:val="28"/>
        </w:rPr>
      </w:pPr>
    </w:p>
    <w:sdt>
      <w:sdtPr>
        <w:rPr>
          <w:rFonts w:ascii="Times New Roman" w:hAnsi="Times New Roman" w:cs="Times New Roman"/>
          <w:sz w:val="28"/>
          <w:szCs w:val="28"/>
        </w:rPr>
        <w:id w:val="944499764"/>
        <w:docPartObj>
          <w:docPartGallery w:val="Table of Contents"/>
          <w:docPartUnique/>
        </w:docPartObj>
      </w:sdtPr>
      <w:sdtEndPr>
        <w:rPr>
          <w:b/>
          <w:bCs/>
        </w:rPr>
      </w:sdtEndPr>
      <w:sdtContent>
        <w:p w14:paraId="17317B34" w14:textId="52A96B53" w:rsidR="008E0B82" w:rsidRPr="008E0B82" w:rsidRDefault="00346428">
          <w:pPr>
            <w:pStyle w:val="23"/>
            <w:rPr>
              <w:rFonts w:ascii="Times New Roman" w:eastAsiaTheme="minorEastAsia" w:hAnsi="Times New Roman" w:cs="Times New Roman"/>
              <w:noProof/>
              <w:sz w:val="28"/>
              <w:szCs w:val="28"/>
              <w:lang w:eastAsia="ru-RU"/>
            </w:rPr>
          </w:pPr>
          <w:r w:rsidRPr="008E0B82">
            <w:rPr>
              <w:rFonts w:ascii="Times New Roman" w:hAnsi="Times New Roman" w:cs="Times New Roman"/>
              <w:sz w:val="28"/>
              <w:szCs w:val="28"/>
            </w:rPr>
            <w:fldChar w:fldCharType="begin"/>
          </w:r>
          <w:r w:rsidR="009F64DD" w:rsidRPr="008E0B82">
            <w:rPr>
              <w:rFonts w:ascii="Times New Roman" w:hAnsi="Times New Roman" w:cs="Times New Roman"/>
              <w:sz w:val="28"/>
              <w:szCs w:val="28"/>
            </w:rPr>
            <w:instrText xml:space="preserve"> TOC \o "1-3" \h \z \u </w:instrText>
          </w:r>
          <w:r w:rsidRPr="008E0B82">
            <w:rPr>
              <w:rFonts w:ascii="Times New Roman" w:hAnsi="Times New Roman" w:cs="Times New Roman"/>
              <w:sz w:val="28"/>
              <w:szCs w:val="28"/>
            </w:rPr>
            <w:fldChar w:fldCharType="separate"/>
          </w:r>
          <w:hyperlink w:anchor="_Toc104544271" w:history="1">
            <w:r w:rsidR="008E0B82" w:rsidRPr="008E0B82">
              <w:rPr>
                <w:rStyle w:val="a3"/>
                <w:rFonts w:ascii="Times New Roman" w:hAnsi="Times New Roman" w:cs="Times New Roman"/>
                <w:noProof/>
                <w:sz w:val="28"/>
                <w:szCs w:val="28"/>
              </w:rPr>
              <w:t>1 ЦЕЛИ И ЗАДАЧИ УЧЕБНОЙ ПРАКТИКИ. ИЗУЧЕНИЕ ИНСТРУКЦИИ ПО ТЕХНИКЕ БЕЗОПАСНОСТИ ПРИ РАБОТЕ НА ПК.</w:t>
            </w:r>
            <w:r w:rsidR="008E0B82" w:rsidRPr="008E0B82">
              <w:rPr>
                <w:rFonts w:ascii="Times New Roman" w:hAnsi="Times New Roman" w:cs="Times New Roman"/>
                <w:noProof/>
                <w:webHidden/>
                <w:sz w:val="28"/>
                <w:szCs w:val="28"/>
              </w:rPr>
              <w:tab/>
            </w:r>
            <w:r w:rsidR="008E0B82" w:rsidRPr="008E0B82">
              <w:rPr>
                <w:rFonts w:ascii="Times New Roman" w:hAnsi="Times New Roman" w:cs="Times New Roman"/>
                <w:noProof/>
                <w:webHidden/>
                <w:sz w:val="28"/>
                <w:szCs w:val="28"/>
              </w:rPr>
              <w:fldChar w:fldCharType="begin"/>
            </w:r>
            <w:r w:rsidR="008E0B82" w:rsidRPr="008E0B82">
              <w:rPr>
                <w:rFonts w:ascii="Times New Roman" w:hAnsi="Times New Roman" w:cs="Times New Roman"/>
                <w:noProof/>
                <w:webHidden/>
                <w:sz w:val="28"/>
                <w:szCs w:val="28"/>
              </w:rPr>
              <w:instrText xml:space="preserve"> PAGEREF _Toc104544271 \h </w:instrText>
            </w:r>
            <w:r w:rsidR="008E0B82" w:rsidRPr="008E0B82">
              <w:rPr>
                <w:rFonts w:ascii="Times New Roman" w:hAnsi="Times New Roman" w:cs="Times New Roman"/>
                <w:noProof/>
                <w:webHidden/>
                <w:sz w:val="28"/>
                <w:szCs w:val="28"/>
              </w:rPr>
            </w:r>
            <w:r w:rsidR="008E0B82" w:rsidRPr="008E0B82">
              <w:rPr>
                <w:rFonts w:ascii="Times New Roman" w:hAnsi="Times New Roman" w:cs="Times New Roman"/>
                <w:noProof/>
                <w:webHidden/>
                <w:sz w:val="28"/>
                <w:szCs w:val="28"/>
              </w:rPr>
              <w:fldChar w:fldCharType="separate"/>
            </w:r>
            <w:r w:rsidR="008E0B82" w:rsidRPr="008E0B82">
              <w:rPr>
                <w:rFonts w:ascii="Times New Roman" w:hAnsi="Times New Roman" w:cs="Times New Roman"/>
                <w:noProof/>
                <w:webHidden/>
                <w:sz w:val="28"/>
                <w:szCs w:val="28"/>
              </w:rPr>
              <w:t>5</w:t>
            </w:r>
            <w:r w:rsidR="008E0B82" w:rsidRPr="008E0B82">
              <w:rPr>
                <w:rFonts w:ascii="Times New Roman" w:hAnsi="Times New Roman" w:cs="Times New Roman"/>
                <w:noProof/>
                <w:webHidden/>
                <w:sz w:val="28"/>
                <w:szCs w:val="28"/>
              </w:rPr>
              <w:fldChar w:fldCharType="end"/>
            </w:r>
          </w:hyperlink>
        </w:p>
        <w:p w14:paraId="6050468A" w14:textId="53827490" w:rsidR="008E0B82" w:rsidRPr="008E0B82" w:rsidRDefault="009E676E">
          <w:pPr>
            <w:pStyle w:val="23"/>
            <w:rPr>
              <w:rFonts w:ascii="Times New Roman" w:eastAsiaTheme="minorEastAsia" w:hAnsi="Times New Roman" w:cs="Times New Roman"/>
              <w:noProof/>
              <w:sz w:val="28"/>
              <w:szCs w:val="28"/>
              <w:lang w:eastAsia="ru-RU"/>
            </w:rPr>
          </w:pPr>
          <w:hyperlink w:anchor="_Toc104544272" w:history="1">
            <w:r w:rsidR="008E0B82" w:rsidRPr="008E0B82">
              <w:rPr>
                <w:rStyle w:val="a3"/>
                <w:rFonts w:ascii="Times New Roman" w:hAnsi="Times New Roman" w:cs="Times New Roman"/>
                <w:noProof/>
                <w:sz w:val="28"/>
                <w:szCs w:val="28"/>
              </w:rPr>
              <w:t>2 РАЗРАБОТКА ТРЕБОВАНИЙ К ПРОГРАММНЫМ МОДУЛЯМ НА ОСНОВЕ АНАЛИЗА ПРОЕКТНОЙ И ТЕХНИЧЕСКОЙ ДОКУМЕНТАЦИИ НА ПРЕДМЕТ ВЗАИМОДЕЙСТВИЯ КОМПОНЕНТ.</w:t>
            </w:r>
            <w:r w:rsidR="008E0B82" w:rsidRPr="008E0B82">
              <w:rPr>
                <w:rFonts w:ascii="Times New Roman" w:hAnsi="Times New Roman" w:cs="Times New Roman"/>
                <w:noProof/>
                <w:webHidden/>
                <w:sz w:val="28"/>
                <w:szCs w:val="28"/>
              </w:rPr>
              <w:tab/>
            </w:r>
            <w:r w:rsidR="008E0B82" w:rsidRPr="008E0B82">
              <w:rPr>
                <w:rFonts w:ascii="Times New Roman" w:hAnsi="Times New Roman" w:cs="Times New Roman"/>
                <w:noProof/>
                <w:webHidden/>
                <w:sz w:val="28"/>
                <w:szCs w:val="28"/>
              </w:rPr>
              <w:fldChar w:fldCharType="begin"/>
            </w:r>
            <w:r w:rsidR="008E0B82" w:rsidRPr="008E0B82">
              <w:rPr>
                <w:rFonts w:ascii="Times New Roman" w:hAnsi="Times New Roman" w:cs="Times New Roman"/>
                <w:noProof/>
                <w:webHidden/>
                <w:sz w:val="28"/>
                <w:szCs w:val="28"/>
              </w:rPr>
              <w:instrText xml:space="preserve"> PAGEREF _Toc104544272 \h </w:instrText>
            </w:r>
            <w:r w:rsidR="008E0B82" w:rsidRPr="008E0B82">
              <w:rPr>
                <w:rFonts w:ascii="Times New Roman" w:hAnsi="Times New Roman" w:cs="Times New Roman"/>
                <w:noProof/>
                <w:webHidden/>
                <w:sz w:val="28"/>
                <w:szCs w:val="28"/>
              </w:rPr>
            </w:r>
            <w:r w:rsidR="008E0B82" w:rsidRPr="008E0B82">
              <w:rPr>
                <w:rFonts w:ascii="Times New Roman" w:hAnsi="Times New Roman" w:cs="Times New Roman"/>
                <w:noProof/>
                <w:webHidden/>
                <w:sz w:val="28"/>
                <w:szCs w:val="28"/>
              </w:rPr>
              <w:fldChar w:fldCharType="separate"/>
            </w:r>
            <w:r w:rsidR="008E0B82" w:rsidRPr="008E0B82">
              <w:rPr>
                <w:rFonts w:ascii="Times New Roman" w:hAnsi="Times New Roman" w:cs="Times New Roman"/>
                <w:noProof/>
                <w:webHidden/>
                <w:sz w:val="28"/>
                <w:szCs w:val="28"/>
              </w:rPr>
              <w:t>12</w:t>
            </w:r>
            <w:r w:rsidR="008E0B82" w:rsidRPr="008E0B82">
              <w:rPr>
                <w:rFonts w:ascii="Times New Roman" w:hAnsi="Times New Roman" w:cs="Times New Roman"/>
                <w:noProof/>
                <w:webHidden/>
                <w:sz w:val="28"/>
                <w:szCs w:val="28"/>
              </w:rPr>
              <w:fldChar w:fldCharType="end"/>
            </w:r>
          </w:hyperlink>
        </w:p>
        <w:p w14:paraId="02AF155F" w14:textId="512A99D9" w:rsidR="008E0B82" w:rsidRPr="008E0B82" w:rsidRDefault="009E676E">
          <w:pPr>
            <w:pStyle w:val="23"/>
            <w:rPr>
              <w:rFonts w:ascii="Times New Roman" w:eastAsiaTheme="minorEastAsia" w:hAnsi="Times New Roman" w:cs="Times New Roman"/>
              <w:noProof/>
              <w:sz w:val="28"/>
              <w:szCs w:val="28"/>
              <w:lang w:eastAsia="ru-RU"/>
            </w:rPr>
          </w:pPr>
          <w:hyperlink w:anchor="_Toc104544273" w:history="1">
            <w:r w:rsidR="008E0B82" w:rsidRPr="008E0B82">
              <w:rPr>
                <w:rStyle w:val="a3"/>
                <w:rFonts w:ascii="Times New Roman" w:hAnsi="Times New Roman" w:cs="Times New Roman"/>
                <w:noProof/>
                <w:sz w:val="28"/>
                <w:szCs w:val="28"/>
              </w:rPr>
              <w:t>3 ВЫПОЛНЕНИЕ ИНТЕГРАЦИИ МОДУЛЕЙ В ПРОГРАММНОЕ ОБЕСПЕЧЕНИЕ.</w:t>
            </w:r>
            <w:r w:rsidR="008E0B82" w:rsidRPr="008E0B82">
              <w:rPr>
                <w:rFonts w:ascii="Times New Roman" w:hAnsi="Times New Roman" w:cs="Times New Roman"/>
                <w:noProof/>
                <w:webHidden/>
                <w:sz w:val="28"/>
                <w:szCs w:val="28"/>
              </w:rPr>
              <w:tab/>
            </w:r>
            <w:r w:rsidR="008E0B82" w:rsidRPr="008E0B82">
              <w:rPr>
                <w:rFonts w:ascii="Times New Roman" w:hAnsi="Times New Roman" w:cs="Times New Roman"/>
                <w:noProof/>
                <w:webHidden/>
                <w:sz w:val="28"/>
                <w:szCs w:val="28"/>
              </w:rPr>
              <w:fldChar w:fldCharType="begin"/>
            </w:r>
            <w:r w:rsidR="008E0B82" w:rsidRPr="008E0B82">
              <w:rPr>
                <w:rFonts w:ascii="Times New Roman" w:hAnsi="Times New Roman" w:cs="Times New Roman"/>
                <w:noProof/>
                <w:webHidden/>
                <w:sz w:val="28"/>
                <w:szCs w:val="28"/>
              </w:rPr>
              <w:instrText xml:space="preserve"> PAGEREF _Toc104544273 \h </w:instrText>
            </w:r>
            <w:r w:rsidR="008E0B82" w:rsidRPr="008E0B82">
              <w:rPr>
                <w:rFonts w:ascii="Times New Roman" w:hAnsi="Times New Roman" w:cs="Times New Roman"/>
                <w:noProof/>
                <w:webHidden/>
                <w:sz w:val="28"/>
                <w:szCs w:val="28"/>
              </w:rPr>
            </w:r>
            <w:r w:rsidR="008E0B82" w:rsidRPr="008E0B82">
              <w:rPr>
                <w:rFonts w:ascii="Times New Roman" w:hAnsi="Times New Roman" w:cs="Times New Roman"/>
                <w:noProof/>
                <w:webHidden/>
                <w:sz w:val="28"/>
                <w:szCs w:val="28"/>
              </w:rPr>
              <w:fldChar w:fldCharType="separate"/>
            </w:r>
            <w:r w:rsidR="008E0B82" w:rsidRPr="008E0B82">
              <w:rPr>
                <w:rFonts w:ascii="Times New Roman" w:hAnsi="Times New Roman" w:cs="Times New Roman"/>
                <w:noProof/>
                <w:webHidden/>
                <w:sz w:val="28"/>
                <w:szCs w:val="28"/>
              </w:rPr>
              <w:t>30</w:t>
            </w:r>
            <w:r w:rsidR="008E0B82" w:rsidRPr="008E0B82">
              <w:rPr>
                <w:rFonts w:ascii="Times New Roman" w:hAnsi="Times New Roman" w:cs="Times New Roman"/>
                <w:noProof/>
                <w:webHidden/>
                <w:sz w:val="28"/>
                <w:szCs w:val="28"/>
              </w:rPr>
              <w:fldChar w:fldCharType="end"/>
            </w:r>
          </w:hyperlink>
        </w:p>
        <w:p w14:paraId="11D38CF2" w14:textId="575ED8C8" w:rsidR="008E0B82" w:rsidRPr="008E0B82" w:rsidRDefault="009E676E">
          <w:pPr>
            <w:pStyle w:val="23"/>
            <w:rPr>
              <w:rFonts w:ascii="Times New Roman" w:eastAsiaTheme="minorEastAsia" w:hAnsi="Times New Roman" w:cs="Times New Roman"/>
              <w:noProof/>
              <w:sz w:val="28"/>
              <w:szCs w:val="28"/>
              <w:lang w:eastAsia="ru-RU"/>
            </w:rPr>
          </w:pPr>
          <w:hyperlink w:anchor="_Toc104544274" w:history="1">
            <w:r w:rsidR="008E0B82" w:rsidRPr="008E0B82">
              <w:rPr>
                <w:rStyle w:val="a3"/>
                <w:rFonts w:ascii="Times New Roman" w:hAnsi="Times New Roman" w:cs="Times New Roman"/>
                <w:noProof/>
                <w:sz w:val="28"/>
                <w:szCs w:val="28"/>
              </w:rPr>
              <w:t>4 ВЫПОЛНЕНИЕ ОТЛАДКИ ПРОГРАММНОГО МОДУЛЯ С ИСПОЛЬЗОВАНИЕМ СПЕЦИАЛИЗИРОВАННЫХ ПРОГРАММНЫХ СРЕДСТВ.</w:t>
            </w:r>
            <w:r w:rsidR="008E0B82" w:rsidRPr="008E0B82">
              <w:rPr>
                <w:rFonts w:ascii="Times New Roman" w:hAnsi="Times New Roman" w:cs="Times New Roman"/>
                <w:noProof/>
                <w:webHidden/>
                <w:sz w:val="28"/>
                <w:szCs w:val="28"/>
              </w:rPr>
              <w:tab/>
            </w:r>
            <w:r w:rsidR="008E0B82" w:rsidRPr="008E0B82">
              <w:rPr>
                <w:rFonts w:ascii="Times New Roman" w:hAnsi="Times New Roman" w:cs="Times New Roman"/>
                <w:noProof/>
                <w:webHidden/>
                <w:sz w:val="28"/>
                <w:szCs w:val="28"/>
              </w:rPr>
              <w:fldChar w:fldCharType="begin"/>
            </w:r>
            <w:r w:rsidR="008E0B82" w:rsidRPr="008E0B82">
              <w:rPr>
                <w:rFonts w:ascii="Times New Roman" w:hAnsi="Times New Roman" w:cs="Times New Roman"/>
                <w:noProof/>
                <w:webHidden/>
                <w:sz w:val="28"/>
                <w:szCs w:val="28"/>
              </w:rPr>
              <w:instrText xml:space="preserve"> PAGEREF _Toc104544274 \h </w:instrText>
            </w:r>
            <w:r w:rsidR="008E0B82" w:rsidRPr="008E0B82">
              <w:rPr>
                <w:rFonts w:ascii="Times New Roman" w:hAnsi="Times New Roman" w:cs="Times New Roman"/>
                <w:noProof/>
                <w:webHidden/>
                <w:sz w:val="28"/>
                <w:szCs w:val="28"/>
              </w:rPr>
            </w:r>
            <w:r w:rsidR="008E0B82" w:rsidRPr="008E0B82">
              <w:rPr>
                <w:rFonts w:ascii="Times New Roman" w:hAnsi="Times New Roman" w:cs="Times New Roman"/>
                <w:noProof/>
                <w:webHidden/>
                <w:sz w:val="28"/>
                <w:szCs w:val="28"/>
              </w:rPr>
              <w:fldChar w:fldCharType="separate"/>
            </w:r>
            <w:r w:rsidR="008E0B82" w:rsidRPr="008E0B82">
              <w:rPr>
                <w:rFonts w:ascii="Times New Roman" w:hAnsi="Times New Roman" w:cs="Times New Roman"/>
                <w:noProof/>
                <w:webHidden/>
                <w:sz w:val="28"/>
                <w:szCs w:val="28"/>
              </w:rPr>
              <w:t>33</w:t>
            </w:r>
            <w:r w:rsidR="008E0B82" w:rsidRPr="008E0B82">
              <w:rPr>
                <w:rFonts w:ascii="Times New Roman" w:hAnsi="Times New Roman" w:cs="Times New Roman"/>
                <w:noProof/>
                <w:webHidden/>
                <w:sz w:val="28"/>
                <w:szCs w:val="28"/>
              </w:rPr>
              <w:fldChar w:fldCharType="end"/>
            </w:r>
          </w:hyperlink>
        </w:p>
        <w:p w14:paraId="7BD2D291" w14:textId="6E3E453D" w:rsidR="008E0B82" w:rsidRPr="008E0B82" w:rsidRDefault="009E676E">
          <w:pPr>
            <w:pStyle w:val="23"/>
            <w:rPr>
              <w:rFonts w:ascii="Times New Roman" w:eastAsiaTheme="minorEastAsia" w:hAnsi="Times New Roman" w:cs="Times New Roman"/>
              <w:noProof/>
              <w:sz w:val="28"/>
              <w:szCs w:val="28"/>
              <w:lang w:eastAsia="ru-RU"/>
            </w:rPr>
          </w:pPr>
          <w:hyperlink w:anchor="_Toc104544275" w:history="1">
            <w:r w:rsidR="008E0B82" w:rsidRPr="008E0B82">
              <w:rPr>
                <w:rStyle w:val="a3"/>
                <w:rFonts w:ascii="Times New Roman" w:hAnsi="Times New Roman" w:cs="Times New Roman"/>
                <w:noProof/>
                <w:sz w:val="28"/>
                <w:szCs w:val="28"/>
              </w:rPr>
              <w:t>5 ОСУЩЕСТВЛЕНИЕ РАЗРАБОТКИ ТЕСТОВЫХ НАБОРОВ И ТЕСТОВЫХ СЦЕНАРИЕВ ДЛЯ ПРОГРАММНОГО ОБЕСПЕЧЕНИЯ.</w:t>
            </w:r>
            <w:r w:rsidR="008E0B82" w:rsidRPr="008E0B82">
              <w:rPr>
                <w:rFonts w:ascii="Times New Roman" w:hAnsi="Times New Roman" w:cs="Times New Roman"/>
                <w:noProof/>
                <w:webHidden/>
                <w:sz w:val="28"/>
                <w:szCs w:val="28"/>
              </w:rPr>
              <w:tab/>
            </w:r>
            <w:r w:rsidR="008E0B82" w:rsidRPr="008E0B82">
              <w:rPr>
                <w:rFonts w:ascii="Times New Roman" w:hAnsi="Times New Roman" w:cs="Times New Roman"/>
                <w:noProof/>
                <w:webHidden/>
                <w:sz w:val="28"/>
                <w:szCs w:val="28"/>
              </w:rPr>
              <w:fldChar w:fldCharType="begin"/>
            </w:r>
            <w:r w:rsidR="008E0B82" w:rsidRPr="008E0B82">
              <w:rPr>
                <w:rFonts w:ascii="Times New Roman" w:hAnsi="Times New Roman" w:cs="Times New Roman"/>
                <w:noProof/>
                <w:webHidden/>
                <w:sz w:val="28"/>
                <w:szCs w:val="28"/>
              </w:rPr>
              <w:instrText xml:space="preserve"> PAGEREF _Toc104544275 \h </w:instrText>
            </w:r>
            <w:r w:rsidR="008E0B82" w:rsidRPr="008E0B82">
              <w:rPr>
                <w:rFonts w:ascii="Times New Roman" w:hAnsi="Times New Roman" w:cs="Times New Roman"/>
                <w:noProof/>
                <w:webHidden/>
                <w:sz w:val="28"/>
                <w:szCs w:val="28"/>
              </w:rPr>
            </w:r>
            <w:r w:rsidR="008E0B82" w:rsidRPr="008E0B82">
              <w:rPr>
                <w:rFonts w:ascii="Times New Roman" w:hAnsi="Times New Roman" w:cs="Times New Roman"/>
                <w:noProof/>
                <w:webHidden/>
                <w:sz w:val="28"/>
                <w:szCs w:val="28"/>
              </w:rPr>
              <w:fldChar w:fldCharType="separate"/>
            </w:r>
            <w:r w:rsidR="008E0B82" w:rsidRPr="008E0B82">
              <w:rPr>
                <w:rFonts w:ascii="Times New Roman" w:hAnsi="Times New Roman" w:cs="Times New Roman"/>
                <w:noProof/>
                <w:webHidden/>
                <w:sz w:val="28"/>
                <w:szCs w:val="28"/>
              </w:rPr>
              <w:t>36</w:t>
            </w:r>
            <w:r w:rsidR="008E0B82" w:rsidRPr="008E0B82">
              <w:rPr>
                <w:rFonts w:ascii="Times New Roman" w:hAnsi="Times New Roman" w:cs="Times New Roman"/>
                <w:noProof/>
                <w:webHidden/>
                <w:sz w:val="28"/>
                <w:szCs w:val="28"/>
              </w:rPr>
              <w:fldChar w:fldCharType="end"/>
            </w:r>
          </w:hyperlink>
        </w:p>
        <w:p w14:paraId="61E4ED6C" w14:textId="7B9C2941" w:rsidR="008E0B82" w:rsidRPr="008E0B82" w:rsidRDefault="009E676E">
          <w:pPr>
            <w:pStyle w:val="23"/>
            <w:rPr>
              <w:rFonts w:ascii="Times New Roman" w:eastAsiaTheme="minorEastAsia" w:hAnsi="Times New Roman" w:cs="Times New Roman"/>
              <w:noProof/>
              <w:sz w:val="28"/>
              <w:szCs w:val="28"/>
              <w:lang w:eastAsia="ru-RU"/>
            </w:rPr>
          </w:pPr>
          <w:hyperlink w:anchor="_Toc104544276" w:history="1">
            <w:r w:rsidR="008E0B82" w:rsidRPr="008E0B82">
              <w:rPr>
                <w:rStyle w:val="a3"/>
                <w:rFonts w:ascii="Times New Roman" w:hAnsi="Times New Roman" w:cs="Times New Roman"/>
                <w:noProof/>
                <w:sz w:val="28"/>
                <w:szCs w:val="28"/>
              </w:rPr>
              <w:t>6 ПРОИЗВЕДЕНИЕ ИНСПЕКТИРОВАНИЯ КОМПОНЕНТ ПРОГРАММНОГО ОБЕСПЕЧЕНИЯ НА ПРЕДМЕТ СООТВЕТСТВИЯ СТАНДАРТАМ КОДИРОВАНИЯ.</w:t>
            </w:r>
            <w:r w:rsidR="008E0B82" w:rsidRPr="008E0B82">
              <w:rPr>
                <w:rFonts w:ascii="Times New Roman" w:hAnsi="Times New Roman" w:cs="Times New Roman"/>
                <w:noProof/>
                <w:webHidden/>
                <w:sz w:val="28"/>
                <w:szCs w:val="28"/>
              </w:rPr>
              <w:tab/>
            </w:r>
            <w:r w:rsidR="008E0B82" w:rsidRPr="008E0B82">
              <w:rPr>
                <w:rFonts w:ascii="Times New Roman" w:hAnsi="Times New Roman" w:cs="Times New Roman"/>
                <w:noProof/>
                <w:webHidden/>
                <w:sz w:val="28"/>
                <w:szCs w:val="28"/>
              </w:rPr>
              <w:fldChar w:fldCharType="begin"/>
            </w:r>
            <w:r w:rsidR="008E0B82" w:rsidRPr="008E0B82">
              <w:rPr>
                <w:rFonts w:ascii="Times New Roman" w:hAnsi="Times New Roman" w:cs="Times New Roman"/>
                <w:noProof/>
                <w:webHidden/>
                <w:sz w:val="28"/>
                <w:szCs w:val="28"/>
              </w:rPr>
              <w:instrText xml:space="preserve"> PAGEREF _Toc104544276 \h </w:instrText>
            </w:r>
            <w:r w:rsidR="008E0B82" w:rsidRPr="008E0B82">
              <w:rPr>
                <w:rFonts w:ascii="Times New Roman" w:hAnsi="Times New Roman" w:cs="Times New Roman"/>
                <w:noProof/>
                <w:webHidden/>
                <w:sz w:val="28"/>
                <w:szCs w:val="28"/>
              </w:rPr>
            </w:r>
            <w:r w:rsidR="008E0B82" w:rsidRPr="008E0B82">
              <w:rPr>
                <w:rFonts w:ascii="Times New Roman" w:hAnsi="Times New Roman" w:cs="Times New Roman"/>
                <w:noProof/>
                <w:webHidden/>
                <w:sz w:val="28"/>
                <w:szCs w:val="28"/>
              </w:rPr>
              <w:fldChar w:fldCharType="separate"/>
            </w:r>
            <w:r w:rsidR="008E0B82" w:rsidRPr="008E0B82">
              <w:rPr>
                <w:rFonts w:ascii="Times New Roman" w:hAnsi="Times New Roman" w:cs="Times New Roman"/>
                <w:noProof/>
                <w:webHidden/>
                <w:sz w:val="28"/>
                <w:szCs w:val="28"/>
              </w:rPr>
              <w:t>39</w:t>
            </w:r>
            <w:r w:rsidR="008E0B82" w:rsidRPr="008E0B82">
              <w:rPr>
                <w:rFonts w:ascii="Times New Roman" w:hAnsi="Times New Roman" w:cs="Times New Roman"/>
                <w:noProof/>
                <w:webHidden/>
                <w:sz w:val="28"/>
                <w:szCs w:val="28"/>
              </w:rPr>
              <w:fldChar w:fldCharType="end"/>
            </w:r>
          </w:hyperlink>
        </w:p>
        <w:p w14:paraId="44652460" w14:textId="6DCAC697" w:rsidR="009F64DD" w:rsidRPr="008E0B82" w:rsidRDefault="00346428" w:rsidP="008E0B82">
          <w:pPr>
            <w:spacing w:after="0" w:line="360" w:lineRule="auto"/>
            <w:rPr>
              <w:rFonts w:ascii="Times New Roman" w:hAnsi="Times New Roman" w:cs="Times New Roman"/>
              <w:sz w:val="28"/>
              <w:szCs w:val="28"/>
            </w:rPr>
          </w:pPr>
          <w:r w:rsidRPr="008E0B82">
            <w:rPr>
              <w:rFonts w:ascii="Times New Roman" w:hAnsi="Times New Roman" w:cs="Times New Roman"/>
              <w:b/>
              <w:bCs/>
              <w:sz w:val="28"/>
              <w:szCs w:val="28"/>
            </w:rPr>
            <w:fldChar w:fldCharType="end"/>
          </w:r>
        </w:p>
      </w:sdtContent>
    </w:sdt>
    <w:p w14:paraId="77315BBA"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3B98DB24"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721BD58F"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30DCB4DA"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1E12EA3C"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56B0CDDF"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57D6C831"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65CAD405"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3134A3F3"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4B827CD7"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67FC1C98" w14:textId="77777777" w:rsidR="002931A7" w:rsidRPr="008E0B82" w:rsidRDefault="002931A7" w:rsidP="008E0B82">
      <w:pPr>
        <w:spacing w:after="0" w:line="360" w:lineRule="auto"/>
        <w:ind w:firstLine="709"/>
        <w:jc w:val="center"/>
        <w:rPr>
          <w:rFonts w:ascii="Times New Roman" w:hAnsi="Times New Roman" w:cs="Times New Roman"/>
          <w:b/>
          <w:sz w:val="28"/>
          <w:szCs w:val="28"/>
        </w:rPr>
      </w:pPr>
    </w:p>
    <w:p w14:paraId="4DE1E0EA" w14:textId="77777777" w:rsidR="002931A7" w:rsidRPr="008E0B82" w:rsidRDefault="002931A7" w:rsidP="008E0B82">
      <w:pPr>
        <w:spacing w:after="0" w:line="360" w:lineRule="auto"/>
        <w:ind w:firstLine="709"/>
        <w:rPr>
          <w:rFonts w:ascii="Times New Roman" w:hAnsi="Times New Roman" w:cs="Times New Roman"/>
          <w:b/>
          <w:sz w:val="28"/>
          <w:szCs w:val="28"/>
          <w:lang w:val="en-US"/>
        </w:rPr>
      </w:pPr>
    </w:p>
    <w:p w14:paraId="6D7E47D9" w14:textId="77777777" w:rsidR="007401A9" w:rsidRPr="008E0B82" w:rsidRDefault="007401A9" w:rsidP="008E0B82">
      <w:pPr>
        <w:spacing w:after="0" w:line="360" w:lineRule="auto"/>
        <w:ind w:firstLine="709"/>
        <w:rPr>
          <w:rFonts w:ascii="Times New Roman" w:hAnsi="Times New Roman" w:cs="Times New Roman"/>
          <w:b/>
          <w:sz w:val="28"/>
          <w:szCs w:val="28"/>
        </w:rPr>
      </w:pPr>
      <w:r w:rsidRPr="008E0B82">
        <w:rPr>
          <w:rFonts w:ascii="Times New Roman" w:hAnsi="Times New Roman" w:cs="Times New Roman"/>
          <w:b/>
          <w:sz w:val="28"/>
          <w:szCs w:val="28"/>
        </w:rPr>
        <w:br w:type="page"/>
      </w:r>
    </w:p>
    <w:p w14:paraId="20973DAE" w14:textId="77777777" w:rsidR="002931A7" w:rsidRPr="008E0B82" w:rsidRDefault="00303CC9" w:rsidP="008E0B82">
      <w:pPr>
        <w:spacing w:after="0" w:line="360" w:lineRule="auto"/>
        <w:ind w:firstLine="709"/>
        <w:jc w:val="center"/>
        <w:rPr>
          <w:rStyle w:val="20"/>
          <w:rFonts w:ascii="Times New Roman" w:eastAsiaTheme="minorHAnsi" w:hAnsi="Times New Roman"/>
          <w:szCs w:val="28"/>
        </w:rPr>
      </w:pPr>
      <w:bookmarkStart w:id="0" w:name="_Toc104544271"/>
      <w:r w:rsidRPr="008E0B82">
        <w:rPr>
          <w:rStyle w:val="20"/>
          <w:rFonts w:ascii="Times New Roman" w:eastAsiaTheme="minorHAnsi" w:hAnsi="Times New Roman"/>
          <w:szCs w:val="28"/>
        </w:rPr>
        <w:lastRenderedPageBreak/>
        <w:t>1 ЦЕЛИ И ЗАДАЧИ УЧЕБН</w:t>
      </w:r>
      <w:r w:rsidR="00F736EB" w:rsidRPr="008E0B82">
        <w:rPr>
          <w:rStyle w:val="20"/>
          <w:rFonts w:ascii="Times New Roman" w:eastAsiaTheme="minorHAnsi" w:hAnsi="Times New Roman"/>
          <w:szCs w:val="28"/>
        </w:rPr>
        <w:t>ОЙ ПРАКТИКИ. ИЗУЧЕНИЕ ИНСТРУКЦИИ</w:t>
      </w:r>
      <w:r w:rsidRPr="008E0B82">
        <w:rPr>
          <w:rStyle w:val="20"/>
          <w:rFonts w:ascii="Times New Roman" w:eastAsiaTheme="minorHAnsi" w:hAnsi="Times New Roman"/>
          <w:szCs w:val="28"/>
        </w:rPr>
        <w:t xml:space="preserve"> ПО ТЕХНИКЕ БЕЗОПАСНОСТИ ПРИ РАБОТЕ НА ПК.</w:t>
      </w:r>
      <w:bookmarkEnd w:id="0"/>
    </w:p>
    <w:p w14:paraId="6525FAC6" w14:textId="77777777" w:rsidR="00303CC9" w:rsidRPr="008E0B82" w:rsidRDefault="00303CC9" w:rsidP="008E0B82">
      <w:pPr>
        <w:spacing w:after="0" w:line="360" w:lineRule="auto"/>
        <w:ind w:firstLine="709"/>
        <w:jc w:val="center"/>
        <w:rPr>
          <w:rStyle w:val="20"/>
          <w:rFonts w:ascii="Times New Roman" w:eastAsiaTheme="minorHAnsi" w:hAnsi="Times New Roman"/>
          <w:szCs w:val="28"/>
        </w:rPr>
      </w:pPr>
    </w:p>
    <w:p w14:paraId="7D127177"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Цели, задачи и содержание учебной практики определяются требованиями к результатам практики, установленными ФГОС в части общих, и профессиональных компетенций. </w:t>
      </w:r>
    </w:p>
    <w:p w14:paraId="4797E5E1" w14:textId="4F96A9F2"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Цел</w:t>
      </w:r>
      <w:r w:rsidR="00BA15B4" w:rsidRPr="008E0B82">
        <w:rPr>
          <w:rFonts w:ascii="Times New Roman" w:hAnsi="Times New Roman" w:cs="Times New Roman"/>
          <w:sz w:val="28"/>
          <w:szCs w:val="28"/>
        </w:rPr>
        <w:t>ью учебной практики является формированием</w:t>
      </w:r>
      <w:r w:rsidRPr="008E0B82">
        <w:rPr>
          <w:rFonts w:ascii="Times New Roman" w:hAnsi="Times New Roman" w:cs="Times New Roman"/>
          <w:sz w:val="28"/>
          <w:szCs w:val="28"/>
        </w:rPr>
        <w:t xml:space="preserve"> студента практических профессиональных умений, приобретение первоначального практического опыта, реализуемых в рамках модуля ОПОП СПО ПМ.0</w:t>
      </w:r>
      <w:r w:rsidR="00C53821" w:rsidRPr="008E0B82">
        <w:rPr>
          <w:rFonts w:ascii="Times New Roman" w:hAnsi="Times New Roman" w:cs="Times New Roman"/>
          <w:sz w:val="28"/>
          <w:szCs w:val="28"/>
        </w:rPr>
        <w:t>2</w:t>
      </w:r>
      <w:r w:rsidRPr="008E0B82">
        <w:rPr>
          <w:rFonts w:ascii="Times New Roman" w:hAnsi="Times New Roman" w:cs="Times New Roman"/>
          <w:sz w:val="28"/>
          <w:szCs w:val="28"/>
        </w:rPr>
        <w:t xml:space="preserve"> по виду профессиональной деятельности код 09.02.07 для последующего освоения ими общих и профессиональных компетенций по специальности «Информационные системы и программирование».</w:t>
      </w:r>
    </w:p>
    <w:p w14:paraId="295AC820"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Задачами учебной практики выступают: </w:t>
      </w:r>
    </w:p>
    <w:p w14:paraId="1ABC2FDF"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систематизация, конкретизация, обобщение и закрепление теоретических знаний на основе изучения опыта работы конкретной организации; </w:t>
      </w:r>
    </w:p>
    <w:p w14:paraId="408532FC"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приобретение навыков и умений в области профессиональной деятельности; </w:t>
      </w:r>
    </w:p>
    <w:p w14:paraId="5101D77F"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овладение необходимым набором общих и профессиональных компетенций. </w:t>
      </w:r>
    </w:p>
    <w:p w14:paraId="4EB4F6D5"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Учебная практика направлена на развитие практических умений и формирование у обучающихся первоначального практического опыта. Практика реализуется в рамках профессионального модуля для последующего освоения обучающимися профессиональных компетенций и развития общих компетенций по выбранной специальности. </w:t>
      </w:r>
    </w:p>
    <w:p w14:paraId="0F6E1F1A"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С целью овладения указанным видом деятельности и соответствующими профессиональными компетенциями обучающийся в ходе освоения учебной практики должен: </w:t>
      </w:r>
    </w:p>
    <w:p w14:paraId="0EABD422"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иметь первоначальный практический опыт: </w:t>
      </w:r>
    </w:p>
    <w:p w14:paraId="70F5CBDA" w14:textId="6D504FBE"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в участии </w:t>
      </w:r>
      <w:r w:rsidR="00BA15B4" w:rsidRPr="008E0B82">
        <w:rPr>
          <w:rFonts w:ascii="Times New Roman" w:hAnsi="Times New Roman" w:cs="Times New Roman"/>
          <w:sz w:val="28"/>
          <w:szCs w:val="28"/>
        </w:rPr>
        <w:t>со администрирования</w:t>
      </w:r>
      <w:r w:rsidRPr="008E0B82">
        <w:rPr>
          <w:rFonts w:ascii="Times New Roman" w:hAnsi="Times New Roman" w:cs="Times New Roman"/>
          <w:sz w:val="28"/>
          <w:szCs w:val="28"/>
        </w:rPr>
        <w:t xml:space="preserve"> серверов; </w:t>
      </w:r>
    </w:p>
    <w:p w14:paraId="209A708B"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разработке политики безопасности SQL сервера, базы данных и отдельных объектов базы данных; </w:t>
      </w:r>
    </w:p>
    <w:p w14:paraId="5FDC5232"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 xml:space="preserve">- применении законодательства Российской Федерации в области сертификации программных средств информационных технологий; </w:t>
      </w:r>
    </w:p>
    <w:p w14:paraId="224A2FDE"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уметь: </w:t>
      </w:r>
    </w:p>
    <w:p w14:paraId="131B1A1D"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проектировать и создавать базы данных; </w:t>
      </w:r>
    </w:p>
    <w:p w14:paraId="11C5826F"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выполнять запросы по обработке данных на языке SQL; </w:t>
      </w:r>
    </w:p>
    <w:p w14:paraId="6129A321"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осуществлять основные функции по администрированию баз данных; разрабатывать политику безопасности SQL сервера, базы данных и отдельных объектов базы данных; </w:t>
      </w:r>
    </w:p>
    <w:p w14:paraId="15641BC8" w14:textId="77777777" w:rsidR="00893BC2" w:rsidRPr="008E0B82" w:rsidRDefault="00893BC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владеть технологиями проведения сертификации программного средства.</w:t>
      </w:r>
    </w:p>
    <w:p w14:paraId="3C8A859F" w14:textId="77777777" w:rsidR="0064210B" w:rsidRPr="008E0B82" w:rsidRDefault="0064210B"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Инструктаж по охране труда проводится для ознакомления сотрудников компании с правилами безопасности на рабочем месте. В соответствии со ст. 212 Трудового кодекса РФ работодатель должен организовать подготовку сотрудников для обеспечения безопасности выполнения работ.</w:t>
      </w:r>
    </w:p>
    <w:p w14:paraId="293506EB" w14:textId="77777777" w:rsidR="0064210B" w:rsidRPr="008E0B82" w:rsidRDefault="0064210B" w:rsidP="008E0B82">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8E0B82">
        <w:rPr>
          <w:rFonts w:ascii="Times New Roman" w:eastAsia="Times New Roman" w:hAnsi="Times New Roman" w:cs="Times New Roman"/>
          <w:sz w:val="28"/>
          <w:szCs w:val="28"/>
          <w:lang w:eastAsia="ru-RU"/>
        </w:rPr>
        <w:t>Вводный инструктаж по охране труда проводится со всеми вновь принимаемыми на работу независимо от их образования, стажа работы по данной профессии или должности, с временными работниками, командированными, учащимися и студентами, прибывшими на производствен</w:t>
      </w:r>
      <w:r w:rsidRPr="008E0B82">
        <w:rPr>
          <w:rFonts w:ascii="Times New Roman" w:eastAsia="Times New Roman" w:hAnsi="Times New Roman" w:cs="Times New Roman"/>
          <w:sz w:val="28"/>
          <w:szCs w:val="28"/>
          <w:lang w:eastAsia="ru-RU"/>
        </w:rPr>
        <w:softHyphen/>
        <w:t>ное обучение или практику.</w:t>
      </w:r>
    </w:p>
    <w:p w14:paraId="72573D42" w14:textId="77777777" w:rsidR="0064210B" w:rsidRPr="008E0B82" w:rsidRDefault="0064210B" w:rsidP="008E0B82">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8E0B82">
        <w:rPr>
          <w:rFonts w:ascii="Times New Roman" w:eastAsia="Times New Roman" w:hAnsi="Times New Roman" w:cs="Times New Roman"/>
          <w:sz w:val="28"/>
          <w:szCs w:val="28"/>
          <w:lang w:eastAsia="ru-RU"/>
        </w:rPr>
        <w:t>Вводный инструктаж на предприятиях проводит инженер по охране труда или лицо, на которое приказом работодателя возложены эти обязанности. Для проведения вводного инструктажа разрабатывают</w:t>
      </w:r>
      <w:r w:rsidRPr="008E0B82">
        <w:rPr>
          <w:rFonts w:ascii="Times New Roman" w:eastAsia="Times New Roman" w:hAnsi="Times New Roman" w:cs="Times New Roman"/>
          <w:sz w:val="28"/>
          <w:szCs w:val="28"/>
          <w:lang w:eastAsia="ru-RU"/>
        </w:rPr>
        <w:softHyphen/>
        <w:t>ся программа и инструкция, которые утверждаются работодателем.</w:t>
      </w:r>
    </w:p>
    <w:p w14:paraId="17D60FA7" w14:textId="77777777" w:rsidR="0064210B" w:rsidRPr="008E0B82" w:rsidRDefault="0064210B" w:rsidP="008E0B82">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8E0B82">
        <w:rPr>
          <w:rFonts w:ascii="Times New Roman" w:eastAsia="Times New Roman" w:hAnsi="Times New Roman" w:cs="Times New Roman"/>
          <w:sz w:val="28"/>
          <w:szCs w:val="28"/>
          <w:lang w:eastAsia="ru-RU"/>
        </w:rPr>
        <w:t>О проведении вводного инструктажа делается запись в журнале регистрации вводного инструктажа с обязательной подписью инструктируемого и инструктирующего, а также в документы о приеме на работу.</w:t>
      </w:r>
    </w:p>
    <w:p w14:paraId="0A234B1E" w14:textId="77777777" w:rsidR="0064210B" w:rsidRPr="008E0B82" w:rsidRDefault="0064210B" w:rsidP="008E0B82">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8E0B82">
        <w:rPr>
          <w:rFonts w:ascii="Times New Roman" w:eastAsia="Times New Roman" w:hAnsi="Times New Roman" w:cs="Times New Roman"/>
          <w:sz w:val="28"/>
          <w:szCs w:val="28"/>
          <w:lang w:eastAsia="ru-RU"/>
        </w:rPr>
        <w:t>От последующих инструктажей на рабочем месте освобождаются лица, не связанные с обслуживанием, испытанием, наладкой оборудования и инструментом. Составляется Перечень профессий и должностей работников, освобожденных от инструктажей на рабочем месте, который утверждается работодателем.</w:t>
      </w:r>
    </w:p>
    <w:p w14:paraId="07058263" w14:textId="77777777" w:rsidR="00282BC0" w:rsidRPr="008E0B82" w:rsidRDefault="00282BC0" w:rsidP="008E0B82">
      <w:pPr>
        <w:tabs>
          <w:tab w:val="left" w:pos="3393"/>
        </w:tabs>
        <w:spacing w:after="0" w:line="360" w:lineRule="auto"/>
        <w:ind w:firstLine="709"/>
        <w:jc w:val="both"/>
        <w:rPr>
          <w:rFonts w:ascii="Times New Roman" w:eastAsia="Times New Roman" w:hAnsi="Times New Roman" w:cs="Times New Roman"/>
          <w:sz w:val="28"/>
          <w:szCs w:val="28"/>
          <w:lang w:eastAsia="ru-RU"/>
        </w:rPr>
      </w:pPr>
      <w:r w:rsidRPr="008E0B82">
        <w:rPr>
          <w:rFonts w:ascii="Times New Roman" w:eastAsia="Times New Roman" w:hAnsi="Times New Roman" w:cs="Times New Roman"/>
          <w:sz w:val="28"/>
          <w:szCs w:val="28"/>
          <w:lang w:eastAsia="ru-RU"/>
        </w:rPr>
        <w:br w:type="page"/>
      </w:r>
    </w:p>
    <w:p w14:paraId="7967C430" w14:textId="77777777" w:rsidR="00282BC0" w:rsidRPr="008E0B82" w:rsidRDefault="004C03E1" w:rsidP="008E0B82">
      <w:pPr>
        <w:pStyle w:val="a4"/>
        <w:numPr>
          <w:ilvl w:val="0"/>
          <w:numId w:val="7"/>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Нормативная база</w:t>
      </w:r>
    </w:p>
    <w:p w14:paraId="1CDE566F"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Признаком того, что сотрудникам необходимо соблюдать правила техники безопасности при использовании компьютера, становится то, что эти вопросы зафиксированы и в действующем законодательстве. Основными нормативными документами, которые содержат обязательные требования, можно считать:</w:t>
      </w:r>
    </w:p>
    <w:p w14:paraId="18A69081" w14:textId="77777777" w:rsidR="004C03E1" w:rsidRPr="008E0B82" w:rsidRDefault="004C03E1" w:rsidP="008E0B82">
      <w:pPr>
        <w:pStyle w:val="a4"/>
        <w:numPr>
          <w:ilvl w:val="0"/>
          <w:numId w:val="8"/>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Трудовой кодекс;</w:t>
      </w:r>
    </w:p>
    <w:p w14:paraId="490276D6" w14:textId="77777777" w:rsidR="004C03E1" w:rsidRPr="008E0B82" w:rsidRDefault="004C03E1" w:rsidP="008E0B82">
      <w:pPr>
        <w:pStyle w:val="a4"/>
        <w:numPr>
          <w:ilvl w:val="0"/>
          <w:numId w:val="8"/>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санитарно-гигиенические нормы и правила СанПиН 2.2.2/2.4.1340-03, утвержденные постановлением Главного государственного санврача от 13 июня 2003 года N 118;</w:t>
      </w:r>
    </w:p>
    <w:p w14:paraId="7E95BEA3" w14:textId="77777777" w:rsidR="004C03E1" w:rsidRPr="008E0B82" w:rsidRDefault="004C03E1" w:rsidP="008E0B82">
      <w:pPr>
        <w:pStyle w:val="a4"/>
        <w:numPr>
          <w:ilvl w:val="0"/>
          <w:numId w:val="8"/>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межгосударственный стандарт ГОСТ 12.0.003-2015, который содержит список основных вредных и опасных производственные факторов и их классифицирующие признаки;</w:t>
      </w:r>
    </w:p>
    <w:p w14:paraId="51BF7DAE" w14:textId="77777777" w:rsidR="004C03E1" w:rsidRPr="008E0B82" w:rsidRDefault="004C03E1" w:rsidP="008E0B82">
      <w:pPr>
        <w:pStyle w:val="a4"/>
        <w:numPr>
          <w:ilvl w:val="0"/>
          <w:numId w:val="8"/>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типовая инструкция ТОИ Р-45-084-01, в которой содержатся основные правила для работников, использующих компьютер;</w:t>
      </w:r>
    </w:p>
    <w:p w14:paraId="3A456FD3" w14:textId="77777777" w:rsidR="004C03E1" w:rsidRPr="008E0B82" w:rsidRDefault="004C03E1" w:rsidP="008E0B82">
      <w:pPr>
        <w:pStyle w:val="a4"/>
        <w:numPr>
          <w:ilvl w:val="0"/>
          <w:numId w:val="8"/>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другие нормативные документы.</w:t>
      </w:r>
    </w:p>
    <w:p w14:paraId="14DFD5E9"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Требования перечисленных правовых актов, в которых содержатся общие правила защиты персонала при выполнении трудовых обязанностей и техника безопасности во время работы за компьютером, обязательны к исполнению всеми работниками этой категории.</w:t>
      </w:r>
    </w:p>
    <w:p w14:paraId="6A1E0077"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Вредоносные факторы</w:t>
      </w:r>
    </w:p>
    <w:p w14:paraId="1C04D79C"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Использование персонального компьютера совсем не так безопасно, как можно подумать. Это убедительно подтверждается информацией, содержащейся в стандарте ГОСТ 12.0.003-2015, описывающем основные вредные и опасные факторы такого трудового процесса. В их список входят:</w:t>
      </w:r>
    </w:p>
    <w:p w14:paraId="00D03140" w14:textId="77777777" w:rsidR="00282BC0" w:rsidRPr="008E0B82" w:rsidRDefault="004C03E1" w:rsidP="008E0B82">
      <w:pPr>
        <w:pStyle w:val="a4"/>
        <w:numPr>
          <w:ilvl w:val="0"/>
          <w:numId w:val="6"/>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высокая температура, характерная для отдельных элементов компьютерной техники и создающая общий повышенный температурный фон в рабочем помещении;</w:t>
      </w:r>
    </w:p>
    <w:p w14:paraId="4DFE12DB" w14:textId="77777777" w:rsidR="004C03E1" w:rsidRPr="008E0B82" w:rsidRDefault="004C03E1" w:rsidP="008E0B82">
      <w:pPr>
        <w:pStyle w:val="a4"/>
        <w:numPr>
          <w:ilvl w:val="0"/>
          <w:numId w:val="6"/>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высокая степень монотонности рабочего процесса;</w:t>
      </w:r>
    </w:p>
    <w:p w14:paraId="50527144" w14:textId="77777777" w:rsidR="00295D69" w:rsidRPr="008E0B82" w:rsidRDefault="004C03E1" w:rsidP="008E0B82">
      <w:pPr>
        <w:pStyle w:val="a4"/>
        <w:numPr>
          <w:ilvl w:val="0"/>
          <w:numId w:val="6"/>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значительный уровень зрительный нагрузок, испытываемых работником;</w:t>
      </w:r>
    </w:p>
    <w:p w14:paraId="05D01DD7" w14:textId="77777777" w:rsidR="004C03E1" w:rsidRPr="008E0B82" w:rsidRDefault="004C03E1" w:rsidP="008E0B82">
      <w:pPr>
        <w:pStyle w:val="a4"/>
        <w:numPr>
          <w:ilvl w:val="0"/>
          <w:numId w:val="6"/>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риск поражения статическим электричеством при случайном контакте с отдельными элементами техники;</w:t>
      </w:r>
    </w:p>
    <w:p w14:paraId="1C15764F" w14:textId="77777777" w:rsidR="004C03E1" w:rsidRPr="008E0B82" w:rsidRDefault="004C03E1" w:rsidP="008E0B82">
      <w:pPr>
        <w:pStyle w:val="a4"/>
        <w:numPr>
          <w:ilvl w:val="0"/>
          <w:numId w:val="6"/>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недостаточная освещенность рабочей зоны;</w:t>
      </w:r>
    </w:p>
    <w:p w14:paraId="7E6866D3" w14:textId="77777777" w:rsidR="004C03E1" w:rsidRPr="008E0B82" w:rsidRDefault="004C03E1" w:rsidP="008E0B82">
      <w:pPr>
        <w:pStyle w:val="a4"/>
        <w:numPr>
          <w:ilvl w:val="0"/>
          <w:numId w:val="6"/>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повышенный уровень напряженности электрического и магнитного полей, генерируемых работающей техникой;</w:t>
      </w:r>
    </w:p>
    <w:p w14:paraId="063D9A5A" w14:textId="7943C898" w:rsidR="004C03E1" w:rsidRPr="008E0B82" w:rsidRDefault="004C03E1" w:rsidP="008E0B82">
      <w:pPr>
        <w:pStyle w:val="a4"/>
        <w:numPr>
          <w:ilvl w:val="0"/>
          <w:numId w:val="6"/>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высокий уровень </w:t>
      </w:r>
      <w:r w:rsidR="00BA15B4" w:rsidRPr="008E0B82">
        <w:rPr>
          <w:rFonts w:ascii="Times New Roman" w:hAnsi="Times New Roman" w:cs="Times New Roman"/>
          <w:sz w:val="28"/>
          <w:szCs w:val="28"/>
        </w:rPr>
        <w:t>блёскости</w:t>
      </w:r>
      <w:r w:rsidRPr="008E0B82">
        <w:rPr>
          <w:rFonts w:ascii="Times New Roman" w:hAnsi="Times New Roman" w:cs="Times New Roman"/>
          <w:sz w:val="28"/>
          <w:szCs w:val="28"/>
        </w:rPr>
        <w:t xml:space="preserve"> и контрастности рабочего экрана, негативно влияющий на зрение работника в длительной перспективе;</w:t>
      </w:r>
    </w:p>
    <w:p w14:paraId="04571F2E" w14:textId="77777777" w:rsidR="004C03E1" w:rsidRPr="008E0B82" w:rsidRDefault="004C03E1" w:rsidP="008E0B82">
      <w:pPr>
        <w:pStyle w:val="a4"/>
        <w:numPr>
          <w:ilvl w:val="0"/>
          <w:numId w:val="6"/>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другие факторы.</w:t>
      </w:r>
    </w:p>
    <w:p w14:paraId="1D53C8D5" w14:textId="77777777" w:rsidR="004C03E1" w:rsidRPr="008E0B82" w:rsidRDefault="004C03E1" w:rsidP="008E0B82">
      <w:pPr>
        <w:pStyle w:val="a4"/>
        <w:numPr>
          <w:ilvl w:val="0"/>
          <w:numId w:val="7"/>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Гигиенические требования</w:t>
      </w:r>
    </w:p>
    <w:p w14:paraId="324C51CC"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В связи с наличием воздействия большого списка вредоносных факторов на работника, требования техники безопасности при работе с компьютером охватывают не только сам процесс труда, но и сопровождающие его обстоятельства, которые также влияют на работоспособность и сохранность здоровья сотрудника на длинных временных горизонтах. Соответствующие правила организации рабочего процесса приведены в СанПиН 2.2.2/2.4.1340-03. Они включают ряд нормативов, которые касаются следующих моментов:</w:t>
      </w:r>
    </w:p>
    <w:p w14:paraId="34EABE5A" w14:textId="77777777" w:rsidR="004C03E1"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общие правила организации работы с использованием компьютерной и офисной техники;</w:t>
      </w:r>
    </w:p>
    <w:p w14:paraId="2C9541DD" w14:textId="77777777" w:rsidR="004C03E1"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требования к персональному компьютеру, используемому для постоянной работы сотрудника;</w:t>
      </w:r>
    </w:p>
    <w:p w14:paraId="750C737A" w14:textId="77777777" w:rsidR="004C03E1"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требования к помещениям, в которых выполняется работа с применением офисной техники;</w:t>
      </w:r>
    </w:p>
    <w:p w14:paraId="79B7185C" w14:textId="77777777" w:rsidR="004C03E1"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требования к микроклимату для соответствующих рабочих мест, включая содержание в воздухе рабочей зоны аэроионов и вредных химикатов;</w:t>
      </w:r>
    </w:p>
    <w:p w14:paraId="002E8A2C" w14:textId="77777777" w:rsidR="004C03E1"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допустимый уровень шума, генерируемого рабочим оборудованием;</w:t>
      </w:r>
    </w:p>
    <w:p w14:paraId="14775A22" w14:textId="77777777" w:rsidR="004C03E1"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правила организации освещения рабочей зоны;</w:t>
      </w:r>
    </w:p>
    <w:p w14:paraId="7986E9CF" w14:textId="77777777" w:rsidR="00D1774A"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разрешенные нормативы в отношении параметров электромагнитных полей на рабочих местах;</w:t>
      </w:r>
    </w:p>
    <w:p w14:paraId="47C4A156" w14:textId="77777777" w:rsidR="00D1774A"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техника безопасности при пользовании компьютером, которая связана с организацией рабочих мест сотрудников;</w:t>
      </w:r>
    </w:p>
    <w:p w14:paraId="5D6E32E3" w14:textId="77777777" w:rsidR="004C03E1"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медицинский контроль за здоровьем персонала;</w:t>
      </w:r>
    </w:p>
    <w:p w14:paraId="67A315B7" w14:textId="77777777" w:rsidR="004C03E1" w:rsidRPr="008E0B82" w:rsidRDefault="004C03E1" w:rsidP="008E0B82">
      <w:pPr>
        <w:pStyle w:val="a4"/>
        <w:numPr>
          <w:ilvl w:val="0"/>
          <w:numId w:val="1"/>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порядок организации государственного санитарно-эпидемиологического надзора и выполнения производственного контроля.</w:t>
      </w:r>
    </w:p>
    <w:p w14:paraId="7684F2DB"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В приложении к интересующему нас нормативному документу в табличном виде приводится список максимально допустимых значений по каждому из перечисленных параметров.</w:t>
      </w:r>
    </w:p>
    <w:p w14:paraId="6565B28B" w14:textId="77777777" w:rsidR="004C03E1" w:rsidRPr="008E0B82" w:rsidRDefault="004C03E1" w:rsidP="008E0B82">
      <w:pPr>
        <w:pStyle w:val="a4"/>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Инструктаж по технике безопасности за компьютером</w:t>
      </w:r>
    </w:p>
    <w:p w14:paraId="097F696C"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Чтобы донести до работника требования, которые устанавливает техника безопасности при использовании компьютера, работодатель обязан организовать инструктаж. Он проводится на основании специально составленной инструкции, которую обычно разрабатывает специалист по охране труда или непосредственный руководитель работника. Проведение инструктажа нужно организовать до начала самостоятельной работы: специалист допускается к работе только после его прохождения. Это значит, до него донесены правила техники безопасности при работе с компьютером. </w:t>
      </w:r>
    </w:p>
    <w:p w14:paraId="77FC0F6D" w14:textId="55DDBAC1"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Инструкция-памятка по технике безопасности за компьютером должна быть выдана каждому работнику в бумажном или электронном виде. Ей можно дать вид </w:t>
      </w:r>
      <w:r w:rsidR="00BA15B4" w:rsidRPr="008E0B82">
        <w:rPr>
          <w:rFonts w:ascii="Times New Roman" w:hAnsi="Times New Roman" w:cs="Times New Roman"/>
          <w:sz w:val="28"/>
          <w:szCs w:val="28"/>
        </w:rPr>
        <w:t>легко читаемой</w:t>
      </w:r>
      <w:r w:rsidR="00EB7D04" w:rsidRPr="008E0B82">
        <w:rPr>
          <w:rFonts w:ascii="Times New Roman" w:hAnsi="Times New Roman" w:cs="Times New Roman"/>
          <w:sz w:val="28"/>
          <w:szCs w:val="28"/>
        </w:rPr>
        <w:t xml:space="preserve"> </w:t>
      </w:r>
      <w:r w:rsidRPr="008E0B82">
        <w:rPr>
          <w:rFonts w:ascii="Times New Roman" w:hAnsi="Times New Roman" w:cs="Times New Roman"/>
          <w:sz w:val="28"/>
          <w:szCs w:val="28"/>
        </w:rPr>
        <w:t>инфографики – например, 10 правил техники безопасности за компьютером.</w:t>
      </w:r>
    </w:p>
    <w:p w14:paraId="1BE8B579" w14:textId="77777777" w:rsidR="004C03E1" w:rsidRPr="008E0B82" w:rsidRDefault="004C03E1" w:rsidP="008E0B82">
      <w:pPr>
        <w:pStyle w:val="a4"/>
        <w:numPr>
          <w:ilvl w:val="0"/>
          <w:numId w:val="7"/>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Меры безопасности перед началом работы</w:t>
      </w:r>
    </w:p>
    <w:p w14:paraId="49869396"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В рамках проведения инструктажа до работника доводятся сведения о необходимых действиях, выполняемых на каждом этапе рабочего процесса. Техника безопасности в начале работы на компьютере требует выполнения следующих операций:</w:t>
      </w:r>
    </w:p>
    <w:p w14:paraId="4AD8B6E9" w14:textId="77777777" w:rsidR="00D1774A" w:rsidRPr="008E0B82" w:rsidRDefault="004C03E1" w:rsidP="008E0B82">
      <w:pPr>
        <w:pStyle w:val="a4"/>
        <w:numPr>
          <w:ilvl w:val="0"/>
          <w:numId w:val="2"/>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проверить исправность элементов электросистемы, обеспечивающей питание компьютера, включая электропроводку, выключатели, вилки и розетки, при помощи которых аппаратура подключается к сети;</w:t>
      </w:r>
    </w:p>
    <w:p w14:paraId="76EDE52E" w14:textId="77777777" w:rsidR="00282BC0" w:rsidRPr="008E0B82" w:rsidRDefault="004C03E1" w:rsidP="008E0B82">
      <w:pPr>
        <w:pStyle w:val="a4"/>
        <w:numPr>
          <w:ilvl w:val="0"/>
          <w:numId w:val="2"/>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проконтролировать заземление компьютера;</w:t>
      </w:r>
    </w:p>
    <w:p w14:paraId="1F7DFC11" w14:textId="77777777" w:rsidR="00A60F19" w:rsidRPr="008E0B82" w:rsidRDefault="004C03E1" w:rsidP="008E0B82">
      <w:pPr>
        <w:pStyle w:val="a4"/>
        <w:numPr>
          <w:ilvl w:val="0"/>
          <w:numId w:val="2"/>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проверить его работоспособность.</w:t>
      </w:r>
    </w:p>
    <w:p w14:paraId="3F3BD073"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Техника безопасности возле компьютера в процессе работы</w:t>
      </w:r>
    </w:p>
    <w:p w14:paraId="74B88F0F"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При выполнении работ нужно соблюдать следующие правила:</w:t>
      </w:r>
    </w:p>
    <w:p w14:paraId="675536FF" w14:textId="77777777" w:rsidR="004C03E1" w:rsidRPr="008E0B82" w:rsidRDefault="004C03E1" w:rsidP="008E0B82">
      <w:pPr>
        <w:pStyle w:val="a4"/>
        <w:numPr>
          <w:ilvl w:val="0"/>
          <w:numId w:val="3"/>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запрещается класть на корпус и дисплей компьютера посторонние предметы, прикасаться к элементам аппаратуры мокрыми руками, производить чистку корпуса оборудования, находящегося под напряжением, располагать технику близко к жилищно-коммунальным инженерным системам;</w:t>
      </w:r>
    </w:p>
    <w:p w14:paraId="4B2BBAEA" w14:textId="77777777" w:rsidR="004C03E1" w:rsidRPr="008E0B82" w:rsidRDefault="004C03E1" w:rsidP="008E0B82">
      <w:pPr>
        <w:pStyle w:val="a4"/>
        <w:numPr>
          <w:ilvl w:val="0"/>
          <w:numId w:val="3"/>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в случае обнаружения неисправности компьютера немедленно прекратить работу и сообщить об этом непосредственному руководителю;</w:t>
      </w:r>
    </w:p>
    <w:p w14:paraId="67AE7A86" w14:textId="77777777" w:rsidR="004C03E1" w:rsidRPr="008E0B82" w:rsidRDefault="004C03E1" w:rsidP="008E0B82">
      <w:pPr>
        <w:pStyle w:val="a4"/>
        <w:numPr>
          <w:ilvl w:val="0"/>
          <w:numId w:val="3"/>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эксплуатировать компьютер только с соблюдением инструкции, установленной производителем;</w:t>
      </w:r>
    </w:p>
    <w:p w14:paraId="2B9F4684" w14:textId="77777777" w:rsidR="004C03E1" w:rsidRPr="008E0B82" w:rsidRDefault="004C03E1" w:rsidP="008E0B82">
      <w:pPr>
        <w:pStyle w:val="a4"/>
        <w:numPr>
          <w:ilvl w:val="0"/>
          <w:numId w:val="3"/>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избегать частого и необоснованного включения и выключения компьютера во время работы.</w:t>
      </w:r>
    </w:p>
    <w:p w14:paraId="1860F5A5" w14:textId="77777777" w:rsidR="004C03E1" w:rsidRPr="008E0B82" w:rsidRDefault="004C03E1" w:rsidP="008E0B82">
      <w:pPr>
        <w:pStyle w:val="a4"/>
        <w:numPr>
          <w:ilvl w:val="0"/>
          <w:numId w:val="7"/>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Техника безопасности по окончанию работы за компьютером</w:t>
      </w:r>
    </w:p>
    <w:p w14:paraId="5ABC7D8D"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После завершения работы сотруднику нужно выполнить следующие действия:</w:t>
      </w:r>
    </w:p>
    <w:p w14:paraId="0C29766C" w14:textId="77777777" w:rsidR="004C03E1" w:rsidRPr="008E0B82" w:rsidRDefault="004C03E1" w:rsidP="008E0B82">
      <w:pPr>
        <w:pStyle w:val="a4"/>
        <w:numPr>
          <w:ilvl w:val="0"/>
          <w:numId w:val="4"/>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выключить компьютер с использованием алгоритма, установленного производителем;</w:t>
      </w:r>
    </w:p>
    <w:p w14:paraId="2DB0CBCD" w14:textId="77777777" w:rsidR="004C03E1" w:rsidRPr="008E0B82" w:rsidRDefault="004C03E1" w:rsidP="008E0B82">
      <w:pPr>
        <w:pStyle w:val="a4"/>
        <w:numPr>
          <w:ilvl w:val="0"/>
          <w:numId w:val="4"/>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обесточить периферийное оборудование;</w:t>
      </w:r>
    </w:p>
    <w:p w14:paraId="728744A5" w14:textId="77777777" w:rsidR="004C03E1" w:rsidRPr="008E0B82" w:rsidRDefault="004C03E1" w:rsidP="008E0B82">
      <w:pPr>
        <w:pStyle w:val="a4"/>
        <w:numPr>
          <w:ilvl w:val="0"/>
          <w:numId w:val="4"/>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убедиться в отключении техники;</w:t>
      </w:r>
    </w:p>
    <w:p w14:paraId="4A617197" w14:textId="77777777" w:rsidR="004C03E1" w:rsidRPr="008E0B82" w:rsidRDefault="004C03E1" w:rsidP="008E0B82">
      <w:pPr>
        <w:pStyle w:val="a4"/>
        <w:numPr>
          <w:ilvl w:val="0"/>
          <w:numId w:val="4"/>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выполнить очистку рабочих поверхностей влажной тканью.</w:t>
      </w:r>
    </w:p>
    <w:p w14:paraId="174F8D3E" w14:textId="77777777" w:rsidR="004C03E1" w:rsidRPr="008E0B82" w:rsidRDefault="004C03E1" w:rsidP="008E0B82">
      <w:pPr>
        <w:pStyle w:val="a4"/>
        <w:numPr>
          <w:ilvl w:val="0"/>
          <w:numId w:val="7"/>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Правильное расположение за компьютером</w:t>
      </w:r>
    </w:p>
    <w:p w14:paraId="61EA3FC4" w14:textId="77777777" w:rsidR="00295D69"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Требования к расположению работника за компьютером нацелены на обеспечение его комфорта в течение всей рабочей смены и отсутствие негативных следствий длительной работы. </w:t>
      </w:r>
    </w:p>
    <w:p w14:paraId="729D1D8A"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Они действуют для любых рабочих мест, будь то бухгалтерия, обучающий класс или кабинет информатики. Они включают следующие правила:</w:t>
      </w:r>
    </w:p>
    <w:p w14:paraId="10832116" w14:textId="77777777" w:rsidR="00D1774A" w:rsidRPr="008E0B82" w:rsidRDefault="004C03E1" w:rsidP="008E0B82">
      <w:pPr>
        <w:pStyle w:val="a4"/>
        <w:numPr>
          <w:ilvl w:val="0"/>
          <w:numId w:val="5"/>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полная опора ступнями на пол при посадке;</w:t>
      </w:r>
    </w:p>
    <w:p w14:paraId="1198F67A" w14:textId="77777777" w:rsidR="00D1774A" w:rsidRPr="008E0B82" w:rsidRDefault="004C03E1" w:rsidP="008E0B82">
      <w:pPr>
        <w:pStyle w:val="a4"/>
        <w:numPr>
          <w:ilvl w:val="0"/>
          <w:numId w:val="5"/>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использование компьютерной мебели, отвечающей нормам СанПиН 2.2.2/2.4.1340-03;</w:t>
      </w:r>
    </w:p>
    <w:p w14:paraId="3434639D" w14:textId="77777777" w:rsidR="004C03E1" w:rsidRPr="008E0B82" w:rsidRDefault="004C03E1" w:rsidP="008E0B82">
      <w:pPr>
        <w:pStyle w:val="a4"/>
        <w:numPr>
          <w:ilvl w:val="0"/>
          <w:numId w:val="5"/>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отказ от скрещивания конечностей, способного затруднить кровообращение;</w:t>
      </w:r>
    </w:p>
    <w:p w14:paraId="58DE47D7" w14:textId="77777777" w:rsidR="004C03E1" w:rsidRPr="008E0B82" w:rsidRDefault="004C03E1" w:rsidP="008E0B82">
      <w:pPr>
        <w:pStyle w:val="a4"/>
        <w:numPr>
          <w:ilvl w:val="0"/>
          <w:numId w:val="5"/>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соблюдение расстояние до монитора компьютера не меньше 45 сантиметров;</w:t>
      </w:r>
    </w:p>
    <w:p w14:paraId="6276D9B9" w14:textId="77777777" w:rsidR="004C03E1" w:rsidRPr="008E0B82" w:rsidRDefault="004C03E1" w:rsidP="008E0B82">
      <w:pPr>
        <w:pStyle w:val="a4"/>
        <w:numPr>
          <w:ilvl w:val="0"/>
          <w:numId w:val="5"/>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правильная установка освещения, которое не должно светить в глаза и оставлять блики на рабочем мониторе.</w:t>
      </w:r>
    </w:p>
    <w:p w14:paraId="048B6727"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Для облегчения длительной работы эксперты рекомендуют использовать вспомогательное оборудование, например, особые очки, антибликовые мониторы, коврики для мыши и проч. Нарушения техники безопасности при работе на компьютере способны вызвать стойкие расстройства здоровья, которые потом будет трудно ликвидировать.</w:t>
      </w:r>
    </w:p>
    <w:p w14:paraId="7300E795" w14:textId="77777777" w:rsidR="004C03E1" w:rsidRPr="008E0B82" w:rsidRDefault="004C03E1" w:rsidP="008E0B82">
      <w:pPr>
        <w:pStyle w:val="a4"/>
        <w:numPr>
          <w:ilvl w:val="0"/>
          <w:numId w:val="7"/>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Режим труда и отдыха</w:t>
      </w:r>
    </w:p>
    <w:p w14:paraId="04C1239D" w14:textId="77777777" w:rsidR="004C03E1"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Длительность непрерывного труда и отдыха для сотрудников, постоянно работающих за персональной офисной техникой, регламентирована на законодательном уровне. Соответствующие нормы приводятся в СанПиН 2.2.2/2.4.1340-03, который устанавливает обязательную продолжительность перерывов в такой работе. Они зависят от длины рабочей смены сотрудника и определяются так:</w:t>
      </w:r>
    </w:p>
    <w:p w14:paraId="007FE17B" w14:textId="77777777" w:rsidR="004C03E1" w:rsidRPr="008E0B82" w:rsidRDefault="004C03E1" w:rsidP="008E0B82">
      <w:pPr>
        <w:pStyle w:val="a4"/>
        <w:numPr>
          <w:ilvl w:val="0"/>
          <w:numId w:val="9"/>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при 8-часовой рабочей смене в зависимости от тяжести и напряженности труда работника общая продолжительность перерывов за рабочий день должна составлять от 50 до 90 минут;</w:t>
      </w:r>
    </w:p>
    <w:p w14:paraId="44F9DBF0" w14:textId="77777777" w:rsidR="004C03E1" w:rsidRPr="008E0B82" w:rsidRDefault="004C03E1" w:rsidP="008E0B82">
      <w:pPr>
        <w:pStyle w:val="a4"/>
        <w:numPr>
          <w:ilvl w:val="0"/>
          <w:numId w:val="9"/>
        </w:numPr>
        <w:spacing w:after="0" w:line="360" w:lineRule="auto"/>
        <w:ind w:left="0" w:firstLine="709"/>
        <w:jc w:val="both"/>
        <w:rPr>
          <w:rFonts w:ascii="Times New Roman" w:hAnsi="Times New Roman" w:cs="Times New Roman"/>
          <w:sz w:val="28"/>
          <w:szCs w:val="28"/>
        </w:rPr>
      </w:pPr>
      <w:r w:rsidRPr="008E0B82">
        <w:rPr>
          <w:rFonts w:ascii="Times New Roman" w:hAnsi="Times New Roman" w:cs="Times New Roman"/>
          <w:sz w:val="28"/>
          <w:szCs w:val="28"/>
        </w:rPr>
        <w:t>при 12-часовой рабочей смене – от 80 до 140 минут.</w:t>
      </w:r>
    </w:p>
    <w:p w14:paraId="3417F2E5" w14:textId="77777777" w:rsidR="00D1774A"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Проводить такие перерывы за монитором, тратя их на чтение новостей или онлайн-игры, нельзя. Работнику нужно посвятить их физическим упражнениям, короткой прогулке, гимнастике для глаз и другой активности.</w:t>
      </w:r>
    </w:p>
    <w:p w14:paraId="15CE1A94" w14:textId="77777777" w:rsidR="00303CC9" w:rsidRPr="008E0B82" w:rsidRDefault="004C03E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Продолжительность указанных перерывов согласно действующему Трудовому кодексу включается в общую длительность рабочего времени: рабочий день сотрудника не продлевается за счет таких периодов отдыха. Также в этом время сотрудник не может привлекаться к другой работе. </w:t>
      </w:r>
    </w:p>
    <w:p w14:paraId="1EDE5C03" w14:textId="77777777" w:rsidR="00303CC9" w:rsidRPr="008E0B82" w:rsidRDefault="00303CC9"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br w:type="page"/>
      </w:r>
    </w:p>
    <w:p w14:paraId="15CF02B2" w14:textId="19C743F2" w:rsidR="00874940" w:rsidRPr="008E0B82" w:rsidRDefault="00303CC9" w:rsidP="008E0B82">
      <w:pPr>
        <w:widowControl w:val="0"/>
        <w:spacing w:after="0" w:line="360" w:lineRule="auto"/>
        <w:ind w:firstLine="709"/>
        <w:jc w:val="both"/>
        <w:rPr>
          <w:rStyle w:val="20"/>
          <w:rFonts w:ascii="Times New Roman" w:eastAsiaTheme="minorHAnsi" w:hAnsi="Times New Roman"/>
          <w:szCs w:val="28"/>
        </w:rPr>
      </w:pPr>
      <w:bookmarkStart w:id="1" w:name="_Toc104544272"/>
      <w:r w:rsidRPr="008E0B82">
        <w:rPr>
          <w:rStyle w:val="20"/>
          <w:rFonts w:ascii="Times New Roman" w:eastAsiaTheme="minorHAnsi" w:hAnsi="Times New Roman"/>
          <w:szCs w:val="28"/>
        </w:rPr>
        <w:lastRenderedPageBreak/>
        <w:t xml:space="preserve">2 </w:t>
      </w:r>
      <w:r w:rsidR="00874940" w:rsidRPr="008E0B82">
        <w:rPr>
          <w:rStyle w:val="20"/>
          <w:rFonts w:ascii="Times New Roman" w:eastAsiaTheme="minorHAnsi" w:hAnsi="Times New Roman"/>
          <w:szCs w:val="28"/>
        </w:rPr>
        <w:t>РАЗРАБОТКА ТРЕБОВАНИЙ К ПРОГРАММНЫМ МОДУЛЯМ НА ОСНОВЕ АНАЛИЗА ПРОЕКТНОЙ И ТЕХНИЧЕСКОЙ ДОКУМЕНТАЦИИ НА ПРЕДМЕТ ВЗАИМОДЕЙСТВИЯ КОМПОНЕНТ.</w:t>
      </w:r>
      <w:bookmarkEnd w:id="1"/>
    </w:p>
    <w:p w14:paraId="2787F389" w14:textId="77777777" w:rsidR="00F736EB" w:rsidRPr="008E0B82" w:rsidRDefault="00F736EB" w:rsidP="008E0B82">
      <w:pPr>
        <w:shd w:val="clear" w:color="auto" w:fill="FFFFFF"/>
        <w:spacing w:after="0" w:line="360" w:lineRule="auto"/>
        <w:ind w:firstLine="709"/>
        <w:jc w:val="both"/>
        <w:outlineLvl w:val="4"/>
        <w:rPr>
          <w:rFonts w:ascii="Times New Roman" w:hAnsi="Times New Roman" w:cs="Times New Roman"/>
          <w:color w:val="111111"/>
          <w:sz w:val="28"/>
          <w:szCs w:val="28"/>
        </w:rPr>
      </w:pPr>
      <w:r w:rsidRPr="008E0B82">
        <w:rPr>
          <w:rFonts w:ascii="Times New Roman" w:hAnsi="Times New Roman" w:cs="Times New Roman"/>
          <w:color w:val="111111"/>
          <w:sz w:val="28"/>
          <w:szCs w:val="28"/>
        </w:rPr>
        <w:t>КЛАДР – это классификатор адресов Российской Федерации, является — это ведомственным классификатором налоговой службы РФ (ФНС РФ) и создан для распределения территорий между налоговыми инспекциями и автоматизации рассылок корреспонденции, т.е. данный классификатор позволяет определять адрес налогоплательщика.</w:t>
      </w:r>
    </w:p>
    <w:p w14:paraId="2596A490" w14:textId="77777777" w:rsidR="00F736EB" w:rsidRPr="008E0B82" w:rsidRDefault="00F736EB" w:rsidP="008E0B82">
      <w:pPr>
        <w:shd w:val="clear" w:color="auto" w:fill="FFFFFF"/>
        <w:spacing w:after="0" w:line="360" w:lineRule="auto"/>
        <w:ind w:firstLine="709"/>
        <w:jc w:val="both"/>
        <w:outlineLvl w:val="4"/>
        <w:rPr>
          <w:rFonts w:ascii="Times New Roman" w:hAnsi="Times New Roman" w:cs="Times New Roman"/>
          <w:color w:val="111111"/>
          <w:sz w:val="28"/>
          <w:szCs w:val="28"/>
        </w:rPr>
      </w:pPr>
      <w:r w:rsidRPr="008E0B82">
        <w:rPr>
          <w:rFonts w:ascii="Times New Roman" w:hAnsi="Times New Roman" w:cs="Times New Roman"/>
          <w:color w:val="111111"/>
          <w:sz w:val="28"/>
          <w:szCs w:val="28"/>
        </w:rPr>
        <w:t xml:space="preserve">Федеральная информационная адресная система (ФИАС) — федеральная государственная информационная система, обеспечивающая формирование, ведение и использование государственного адресного реестра.  </w:t>
      </w:r>
    </w:p>
    <w:tbl>
      <w:tblPr>
        <w:tblW w:w="9339" w:type="dxa"/>
        <w:jc w:val="center"/>
        <w:tblLayout w:type="fixed"/>
        <w:tblCellMar>
          <w:top w:w="90" w:type="dxa"/>
          <w:left w:w="180" w:type="dxa"/>
          <w:bottom w:w="135" w:type="dxa"/>
          <w:right w:w="180" w:type="dxa"/>
        </w:tblCellMar>
        <w:tblLook w:val="04A0" w:firstRow="1" w:lastRow="0" w:firstColumn="1" w:lastColumn="0" w:noHBand="0" w:noVBand="1"/>
      </w:tblPr>
      <w:tblGrid>
        <w:gridCol w:w="3162"/>
        <w:gridCol w:w="3022"/>
        <w:gridCol w:w="3155"/>
      </w:tblGrid>
      <w:tr w:rsidR="00F736EB" w:rsidRPr="008E0B82" w14:paraId="09BD4C23"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1F340154"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b/>
                <w:bCs/>
                <w:color w:val="111111"/>
                <w:sz w:val="28"/>
                <w:szCs w:val="28"/>
                <w:lang w:eastAsia="ru-RU"/>
              </w:rPr>
            </w:pPr>
            <w:r w:rsidRPr="008E0B82">
              <w:rPr>
                <w:rFonts w:ascii="Times New Roman" w:eastAsia="Times New Roman" w:hAnsi="Times New Roman" w:cs="Times New Roman"/>
                <w:b/>
                <w:bCs/>
                <w:color w:val="111111"/>
                <w:sz w:val="28"/>
                <w:szCs w:val="28"/>
                <w:lang w:eastAsia="ru-RU"/>
              </w:rPr>
              <w:t>Поле</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2923C544"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b/>
                <w:bCs/>
                <w:color w:val="111111"/>
                <w:sz w:val="28"/>
                <w:szCs w:val="28"/>
                <w:lang w:eastAsia="ru-RU"/>
              </w:rPr>
            </w:pPr>
            <w:r w:rsidRPr="008E0B82">
              <w:rPr>
                <w:rFonts w:ascii="Times New Roman" w:eastAsia="Times New Roman" w:hAnsi="Times New Roman" w:cs="Times New Roman"/>
                <w:b/>
                <w:bCs/>
                <w:color w:val="111111"/>
                <w:sz w:val="28"/>
                <w:szCs w:val="28"/>
                <w:lang w:eastAsia="ru-RU"/>
              </w:rPr>
              <w:t>КЛАДР</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5C537BB2"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b/>
                <w:bCs/>
                <w:color w:val="111111"/>
                <w:sz w:val="28"/>
                <w:szCs w:val="28"/>
                <w:lang w:eastAsia="ru-RU"/>
              </w:rPr>
            </w:pPr>
            <w:r w:rsidRPr="008E0B82">
              <w:rPr>
                <w:rFonts w:ascii="Times New Roman" w:eastAsia="Times New Roman" w:hAnsi="Times New Roman" w:cs="Times New Roman"/>
                <w:b/>
                <w:bCs/>
                <w:color w:val="111111"/>
                <w:sz w:val="28"/>
                <w:szCs w:val="28"/>
                <w:lang w:eastAsia="ru-RU"/>
              </w:rPr>
              <w:t>ФИАС</w:t>
            </w:r>
          </w:p>
        </w:tc>
      </w:tr>
      <w:tr w:rsidR="00F736EB" w:rsidRPr="008E0B82" w14:paraId="0EB1F574"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3E1E807B"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Регионы и города федерального значения</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3333B724"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6205AC5A"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299E5980"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5C22272D"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Районы</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2545C07E"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7FF65EC3"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5A8B6293"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3ADC4450"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Города и сельские округа</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2F358F79"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34CDE9B4"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5ADE123A"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3051867B"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Районы города</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42A0F7CC"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344F2227"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7DD6BDF4"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146E0FAB"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Улицы</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5D5BC95E"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25490879"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2CE8ECCB"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32423C18"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Дома и расширения</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32082156"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7CF3B80E"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3775A7EB"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7ED0FD63"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Индекс</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3295B068"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339D5FEC"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36F14AD5"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37B7AB47"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Статус центра</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1C329285"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5B2BB5FB"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1C409F37"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61D08F64"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 xml:space="preserve">Статус действия </w:t>
            </w:r>
            <w:r w:rsidRPr="008E0B82">
              <w:rPr>
                <w:rFonts w:ascii="Times New Roman" w:eastAsia="Times New Roman" w:hAnsi="Times New Roman" w:cs="Times New Roman"/>
                <w:color w:val="111111"/>
                <w:sz w:val="28"/>
                <w:szCs w:val="28"/>
                <w:lang w:eastAsia="ru-RU"/>
              </w:rPr>
              <w:lastRenderedPageBreak/>
              <w:t>(что произошло с объектом: переименован, переподчинён)</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1919CA25"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lastRenderedPageBreak/>
              <w:t xml:space="preserve">+ (условно </w:t>
            </w:r>
            <w:r w:rsidRPr="008E0B82">
              <w:rPr>
                <w:rFonts w:ascii="Times New Roman" w:eastAsia="Times New Roman" w:hAnsi="Times New Roman" w:cs="Times New Roman"/>
                <w:color w:val="111111"/>
                <w:sz w:val="28"/>
                <w:szCs w:val="28"/>
                <w:lang w:eastAsia="ru-RU"/>
              </w:rPr>
              <w:lastRenderedPageBreak/>
              <w:t>закодировано в коде КЛАДР, но очень скудная расшифровка кодов)</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0D6CA69D"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lastRenderedPageBreak/>
              <w:t>+</w:t>
            </w:r>
          </w:p>
        </w:tc>
      </w:tr>
      <w:tr w:rsidR="00F736EB" w:rsidRPr="008E0B82" w14:paraId="1A2F5F75"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7628D413"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lastRenderedPageBreak/>
              <w:t>Статус актуальности</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175CC79A"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5D622B98"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4E4E238D"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266DBAEF"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Дата начала и окончания действия записи</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5AA93BD6"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296978DB"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3A11D326"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26B6C8B1"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Состояние дома (требует ли ремонта, насколько)</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4D3DFA6D"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5DBD166A"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 (но актуальность данных под сомнением, так как у более 95% домов одинаковый статус)</w:t>
            </w:r>
          </w:p>
        </w:tc>
      </w:tr>
      <w:tr w:rsidR="00F736EB" w:rsidRPr="008E0B82" w14:paraId="0C5DB780"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58DE2F32"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Геокоординаты объекта</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5EC57B90"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59221A74"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787A447A"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0255576F"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Данные о квартирах (список, количество или диапазон)</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1F07FE11"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10AA8342"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29FC3DE3"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05A203CB"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Население (на любом уровне)</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337845CF"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281ADF7B"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7717C3F0"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4CDEFCE3"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Признак моногорода</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21987EFC"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724C6050"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508CAE96"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65C4B729"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Уникальный ID для каждого дома</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46B38C2A"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71151327"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3E2BA1CE"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40128E3A"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lastRenderedPageBreak/>
              <w:t>Назначение здания (жилой/не жилой)</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22E729D4"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193C6CEE"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r w:rsidR="00F736EB" w:rsidRPr="008E0B82" w14:paraId="5AD4E161" w14:textId="77777777" w:rsidTr="00F736EB">
        <w:trPr>
          <w:jc w:val="center"/>
        </w:trPr>
        <w:tc>
          <w:tcPr>
            <w:tcW w:w="3162" w:type="dxa"/>
            <w:tcBorders>
              <w:top w:val="single" w:sz="6" w:space="0" w:color="D5DDDF"/>
              <w:left w:val="single" w:sz="6" w:space="0" w:color="D5DDDF"/>
              <w:bottom w:val="single" w:sz="6" w:space="0" w:color="D5DDDF"/>
              <w:right w:val="single" w:sz="6" w:space="0" w:color="D5DDDF"/>
            </w:tcBorders>
            <w:shd w:val="clear" w:color="auto" w:fill="FFFFFF"/>
          </w:tcPr>
          <w:p w14:paraId="2AEB3048" w14:textId="77777777" w:rsidR="00F736EB" w:rsidRPr="008E0B82" w:rsidRDefault="00F736EB" w:rsidP="008E0B82">
            <w:pPr>
              <w:widowControl w:val="0"/>
              <w:spacing w:after="0" w:line="360" w:lineRule="auto"/>
              <w:ind w:firstLine="709"/>
              <w:jc w:val="both"/>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Этажность, год ввода в эксплуатацию, материал стен дома</w:t>
            </w:r>
          </w:p>
        </w:tc>
        <w:tc>
          <w:tcPr>
            <w:tcW w:w="3022" w:type="dxa"/>
            <w:tcBorders>
              <w:top w:val="single" w:sz="6" w:space="0" w:color="D5DDDF"/>
              <w:left w:val="single" w:sz="6" w:space="0" w:color="D5DDDF"/>
              <w:bottom w:val="single" w:sz="6" w:space="0" w:color="D5DDDF"/>
              <w:right w:val="single" w:sz="6" w:space="0" w:color="D5DDDF"/>
            </w:tcBorders>
            <w:shd w:val="clear" w:color="auto" w:fill="FFFFFF"/>
          </w:tcPr>
          <w:p w14:paraId="1BA808D5"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c>
          <w:tcPr>
            <w:tcW w:w="3155" w:type="dxa"/>
            <w:tcBorders>
              <w:top w:val="single" w:sz="6" w:space="0" w:color="D5DDDF"/>
              <w:left w:val="single" w:sz="6" w:space="0" w:color="D5DDDF"/>
              <w:bottom w:val="single" w:sz="6" w:space="0" w:color="D5DDDF"/>
              <w:right w:val="single" w:sz="6" w:space="0" w:color="D5DDDF"/>
            </w:tcBorders>
            <w:shd w:val="clear" w:color="auto" w:fill="FFFFFF"/>
          </w:tcPr>
          <w:p w14:paraId="1867A295" w14:textId="77777777" w:rsidR="00F736EB" w:rsidRPr="008E0B82" w:rsidRDefault="00F736EB" w:rsidP="008E0B82">
            <w:pPr>
              <w:widowControl w:val="0"/>
              <w:spacing w:after="0" w:line="360" w:lineRule="auto"/>
              <w:ind w:firstLine="709"/>
              <w:jc w:val="center"/>
              <w:rPr>
                <w:rFonts w:ascii="Times New Roman" w:eastAsia="Times New Roman" w:hAnsi="Times New Roman" w:cs="Times New Roman"/>
                <w:color w:val="111111"/>
                <w:sz w:val="28"/>
                <w:szCs w:val="28"/>
                <w:lang w:eastAsia="ru-RU"/>
              </w:rPr>
            </w:pPr>
            <w:r w:rsidRPr="008E0B82">
              <w:rPr>
                <w:rFonts w:ascii="Times New Roman" w:eastAsia="Times New Roman" w:hAnsi="Times New Roman" w:cs="Times New Roman"/>
                <w:color w:val="111111"/>
                <w:sz w:val="28"/>
                <w:szCs w:val="28"/>
                <w:lang w:eastAsia="ru-RU"/>
              </w:rPr>
              <w:t>—</w:t>
            </w:r>
          </w:p>
        </w:tc>
      </w:tr>
    </w:tbl>
    <w:p w14:paraId="33D7295F" w14:textId="77777777" w:rsidR="00F736EB" w:rsidRPr="008E0B82" w:rsidRDefault="00F736EB"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Основные разделы:</w:t>
      </w:r>
    </w:p>
    <w:p w14:paraId="605AE0E6" w14:textId="481DEDC9" w:rsidR="00F736EB" w:rsidRPr="008E0B82" w:rsidRDefault="00BA15B4"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классификатор </w:t>
      </w:r>
      <w:r w:rsidR="00F736EB" w:rsidRPr="008E0B82">
        <w:rPr>
          <w:rFonts w:ascii="Times New Roman" w:hAnsi="Times New Roman" w:cs="Times New Roman"/>
          <w:sz w:val="28"/>
          <w:szCs w:val="28"/>
        </w:rPr>
        <w:t>адресных элементов - таблица</w:t>
      </w:r>
      <w:r w:rsidR="00F736EB" w:rsidRPr="008E0B82">
        <w:rPr>
          <w:rFonts w:ascii="Times New Roman" w:hAnsi="Times New Roman" w:cs="Times New Roman"/>
          <w:b/>
          <w:sz w:val="28"/>
          <w:szCs w:val="28"/>
        </w:rPr>
        <w:t xml:space="preserve"> </w:t>
      </w:r>
      <w:r w:rsidR="00F736EB" w:rsidRPr="008E0B82">
        <w:rPr>
          <w:rFonts w:ascii="Times New Roman" w:hAnsi="Times New Roman" w:cs="Times New Roman"/>
          <w:sz w:val="28"/>
          <w:szCs w:val="28"/>
        </w:rPr>
        <w:t xml:space="preserve">ADDROBJ выгрузки базы данных ФИАС </w:t>
      </w:r>
      <w:r w:rsidRPr="008E0B82">
        <w:rPr>
          <w:rFonts w:ascii="Times New Roman" w:hAnsi="Times New Roman" w:cs="Times New Roman"/>
          <w:sz w:val="28"/>
          <w:szCs w:val="28"/>
        </w:rPr>
        <w:t>в виде</w:t>
      </w:r>
      <w:r w:rsidR="00F736EB" w:rsidRPr="008E0B82">
        <w:rPr>
          <w:rFonts w:ascii="Times New Roman" w:hAnsi="Times New Roman" w:cs="Times New Roman"/>
          <w:sz w:val="28"/>
          <w:szCs w:val="28"/>
        </w:rPr>
        <w:t xml:space="preserve"> файлов </w:t>
      </w:r>
      <w:r w:rsidR="00F736EB" w:rsidRPr="008E0B82">
        <w:rPr>
          <w:rFonts w:ascii="Times New Roman" w:hAnsi="Times New Roman" w:cs="Times New Roman"/>
          <w:sz w:val="28"/>
          <w:szCs w:val="28"/>
          <w:lang w:val="en-US"/>
        </w:rPr>
        <w:t>DBF</w:t>
      </w:r>
      <w:r w:rsidR="00F736EB" w:rsidRPr="008E0B82">
        <w:rPr>
          <w:rFonts w:ascii="Times New Roman" w:hAnsi="Times New Roman" w:cs="Times New Roman"/>
          <w:sz w:val="28"/>
          <w:szCs w:val="28"/>
        </w:rPr>
        <w:t xml:space="preserve">, таблица </w:t>
      </w:r>
      <w:r w:rsidRPr="008E0B82">
        <w:rPr>
          <w:rFonts w:ascii="Times New Roman" w:hAnsi="Times New Roman" w:cs="Times New Roman"/>
          <w:bCs/>
          <w:sz w:val="28"/>
          <w:szCs w:val="28"/>
        </w:rPr>
        <w:t>Object файла</w:t>
      </w:r>
      <w:r w:rsidR="00F736EB" w:rsidRPr="008E0B82">
        <w:rPr>
          <w:rFonts w:ascii="Times New Roman" w:hAnsi="Times New Roman" w:cs="Times New Roman"/>
          <w:bCs/>
          <w:sz w:val="28"/>
          <w:szCs w:val="28"/>
        </w:rPr>
        <w:t xml:space="preserve"> выгрузки</w:t>
      </w:r>
      <w:r w:rsidR="00F736EB" w:rsidRPr="008E0B82">
        <w:rPr>
          <w:rFonts w:ascii="Times New Roman" w:hAnsi="Times New Roman" w:cs="Times New Roman"/>
          <w:b/>
          <w:bCs/>
          <w:sz w:val="28"/>
          <w:szCs w:val="28"/>
        </w:rPr>
        <w:t xml:space="preserve"> </w:t>
      </w:r>
      <w:r w:rsidR="00F736EB" w:rsidRPr="008E0B82">
        <w:rPr>
          <w:rFonts w:ascii="Times New Roman" w:hAnsi="Times New Roman" w:cs="Times New Roman"/>
          <w:sz w:val="28"/>
          <w:szCs w:val="28"/>
        </w:rPr>
        <w:t>классификатора адресных элементов базы данных ФИАС в формате XM</w:t>
      </w:r>
      <w:r w:rsidR="00F736EB" w:rsidRPr="008E0B82">
        <w:rPr>
          <w:rFonts w:ascii="Times New Roman" w:hAnsi="Times New Roman" w:cs="Times New Roman"/>
          <w:sz w:val="28"/>
          <w:szCs w:val="28"/>
          <w:lang w:val="en-US"/>
        </w:rPr>
        <w:t>L</w:t>
      </w:r>
      <w:r w:rsidR="00F736EB" w:rsidRPr="008E0B82">
        <w:rPr>
          <w:rFonts w:ascii="Times New Roman" w:hAnsi="Times New Roman" w:cs="Times New Roman"/>
          <w:sz w:val="28"/>
          <w:szCs w:val="28"/>
        </w:rPr>
        <w:t>;</w:t>
      </w:r>
    </w:p>
    <w:p w14:paraId="1972CB06" w14:textId="77777777" w:rsidR="00F736EB" w:rsidRPr="008E0B82" w:rsidRDefault="00F736EB"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 сведения о земельных участках – таблица </w:t>
      </w:r>
      <w:r w:rsidRPr="008E0B82">
        <w:rPr>
          <w:rFonts w:ascii="Times New Roman" w:hAnsi="Times New Roman" w:cs="Times New Roman"/>
          <w:sz w:val="28"/>
          <w:szCs w:val="28"/>
          <w:lang w:val="en-US"/>
        </w:rPr>
        <w:t>STEAD</w:t>
      </w:r>
      <w:r w:rsidRPr="008E0B82">
        <w:rPr>
          <w:rFonts w:ascii="Times New Roman" w:hAnsi="Times New Roman" w:cs="Times New Roman"/>
          <w:sz w:val="28"/>
          <w:szCs w:val="28"/>
        </w:rPr>
        <w:t>;</w:t>
      </w:r>
    </w:p>
    <w:p w14:paraId="63E35522" w14:textId="77777777" w:rsidR="00595942" w:rsidRPr="008E0B82" w:rsidRDefault="00595942" w:rsidP="008E0B82">
      <w:pPr>
        <w:spacing w:after="0" w:line="360" w:lineRule="auto"/>
        <w:ind w:firstLine="709"/>
        <w:jc w:val="both"/>
        <w:rPr>
          <w:rFonts w:ascii="Times New Roman" w:hAnsi="Times New Roman" w:cs="Times New Roman"/>
          <w:iCs/>
          <w:sz w:val="28"/>
          <w:szCs w:val="28"/>
        </w:rPr>
      </w:pPr>
      <w:bookmarkStart w:id="2" w:name="OLE_LINK4"/>
      <w:r w:rsidRPr="008E0B82">
        <w:rPr>
          <w:rFonts w:ascii="Times New Roman" w:hAnsi="Times New Roman" w:cs="Times New Roman"/>
          <w:sz w:val="28"/>
          <w:szCs w:val="28"/>
        </w:rPr>
        <w:t xml:space="preserve">- сведения об элементах адреса, идентифицирующих адресуемые объекты </w:t>
      </w:r>
      <w:bookmarkEnd w:id="2"/>
      <w:r w:rsidRPr="008E0B82">
        <w:rPr>
          <w:rFonts w:ascii="Times New Roman" w:hAnsi="Times New Roman" w:cs="Times New Roman"/>
          <w:sz w:val="28"/>
          <w:szCs w:val="28"/>
        </w:rPr>
        <w:t>- таблица</w:t>
      </w:r>
      <w:r w:rsidRPr="008E0B82">
        <w:rPr>
          <w:rFonts w:ascii="Times New Roman" w:hAnsi="Times New Roman" w:cs="Times New Roman"/>
          <w:b/>
          <w:sz w:val="28"/>
          <w:szCs w:val="28"/>
        </w:rPr>
        <w:t xml:space="preserve"> </w:t>
      </w:r>
      <w:r w:rsidRPr="008E0B82">
        <w:rPr>
          <w:rFonts w:ascii="Times New Roman" w:hAnsi="Times New Roman" w:cs="Times New Roman"/>
          <w:iCs/>
          <w:sz w:val="28"/>
          <w:szCs w:val="28"/>
          <w:lang w:val="en-US"/>
        </w:rPr>
        <w:t>HOUSE</w:t>
      </w:r>
      <w:r w:rsidRPr="008E0B82">
        <w:rPr>
          <w:rFonts w:ascii="Times New Roman" w:hAnsi="Times New Roman" w:cs="Times New Roman"/>
          <w:iCs/>
          <w:sz w:val="28"/>
          <w:szCs w:val="28"/>
        </w:rPr>
        <w:t xml:space="preserve"> (</w:t>
      </w:r>
      <w:r w:rsidRPr="008E0B82">
        <w:rPr>
          <w:rFonts w:ascii="Times New Roman" w:hAnsi="Times New Roman" w:cs="Times New Roman"/>
          <w:bCs/>
          <w:sz w:val="28"/>
          <w:szCs w:val="28"/>
        </w:rPr>
        <w:t>House</w:t>
      </w:r>
      <w:r w:rsidRPr="008E0B82">
        <w:rPr>
          <w:rFonts w:ascii="Times New Roman" w:hAnsi="Times New Roman" w:cs="Times New Roman"/>
          <w:iCs/>
          <w:sz w:val="28"/>
          <w:szCs w:val="28"/>
        </w:rPr>
        <w:t>);</w:t>
      </w:r>
    </w:p>
    <w:p w14:paraId="2345DCC9" w14:textId="77777777" w:rsidR="00595942" w:rsidRPr="008E0B82" w:rsidRDefault="00595942" w:rsidP="008E0B82">
      <w:pPr>
        <w:spacing w:after="0" w:line="360" w:lineRule="auto"/>
        <w:ind w:firstLine="709"/>
        <w:jc w:val="both"/>
        <w:rPr>
          <w:rFonts w:ascii="Times New Roman" w:hAnsi="Times New Roman" w:cs="Times New Roman"/>
          <w:iCs/>
          <w:sz w:val="28"/>
          <w:szCs w:val="28"/>
        </w:rPr>
      </w:pPr>
      <w:r w:rsidRPr="008E0B82">
        <w:rPr>
          <w:rFonts w:ascii="Times New Roman" w:hAnsi="Times New Roman" w:cs="Times New Roman"/>
          <w:sz w:val="28"/>
          <w:szCs w:val="28"/>
        </w:rPr>
        <w:t xml:space="preserve">- сведения о помещениях (квартирах, офисах, комнатах и т.д.) – таблица </w:t>
      </w:r>
      <w:r w:rsidRPr="008E0B82">
        <w:rPr>
          <w:rFonts w:ascii="Times New Roman" w:hAnsi="Times New Roman" w:cs="Times New Roman"/>
          <w:sz w:val="28"/>
          <w:szCs w:val="28"/>
          <w:lang w:val="en-US"/>
        </w:rPr>
        <w:t>ROOM</w:t>
      </w:r>
      <w:r w:rsidRPr="008E0B82">
        <w:rPr>
          <w:rFonts w:ascii="Times New Roman" w:hAnsi="Times New Roman" w:cs="Times New Roman"/>
          <w:sz w:val="28"/>
          <w:szCs w:val="28"/>
        </w:rPr>
        <w:t>;</w:t>
      </w:r>
    </w:p>
    <w:p w14:paraId="4A33BFEB" w14:textId="0157D5E2"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сведения по нормативному документу, являющемуся основанием присвоения адресному элементу наименования</w:t>
      </w:r>
      <w:r w:rsidRPr="008E0B82">
        <w:rPr>
          <w:rFonts w:ascii="Times New Roman" w:hAnsi="Times New Roman" w:cs="Times New Roman"/>
          <w:b/>
          <w:sz w:val="28"/>
          <w:szCs w:val="28"/>
        </w:rPr>
        <w:t xml:space="preserve"> - </w:t>
      </w:r>
      <w:r w:rsidRPr="008E0B82">
        <w:rPr>
          <w:rFonts w:ascii="Times New Roman" w:hAnsi="Times New Roman" w:cs="Times New Roman"/>
          <w:sz w:val="28"/>
          <w:szCs w:val="28"/>
        </w:rPr>
        <w:t xml:space="preserve">таблица </w:t>
      </w:r>
      <w:r w:rsidRPr="008E0B82">
        <w:rPr>
          <w:rFonts w:ascii="Times New Roman" w:hAnsi="Times New Roman" w:cs="Times New Roman"/>
          <w:iCs/>
          <w:sz w:val="28"/>
          <w:szCs w:val="28"/>
          <w:lang w:val="en-US"/>
        </w:rPr>
        <w:t>NORDOC</w:t>
      </w:r>
      <w:r w:rsidRPr="008E0B82">
        <w:rPr>
          <w:rFonts w:ascii="Times New Roman" w:hAnsi="Times New Roman" w:cs="Times New Roman"/>
          <w:b/>
          <w:sz w:val="28"/>
          <w:szCs w:val="28"/>
        </w:rPr>
        <w:t xml:space="preserve"> </w:t>
      </w:r>
      <w:r w:rsidRPr="008E0B82">
        <w:rPr>
          <w:rFonts w:ascii="Times New Roman" w:hAnsi="Times New Roman" w:cs="Times New Roman"/>
          <w:sz w:val="28"/>
          <w:szCs w:val="28"/>
        </w:rPr>
        <w:t>(</w:t>
      </w:r>
      <w:r w:rsidRPr="008E0B82">
        <w:rPr>
          <w:rFonts w:ascii="Times New Roman" w:hAnsi="Times New Roman" w:cs="Times New Roman"/>
          <w:bCs/>
          <w:sz w:val="28"/>
          <w:szCs w:val="28"/>
        </w:rPr>
        <w:t>NormativeDocument)</w:t>
      </w:r>
      <w:r w:rsidR="00BA15B4" w:rsidRPr="008E0B82">
        <w:rPr>
          <w:rFonts w:ascii="Times New Roman" w:hAnsi="Times New Roman" w:cs="Times New Roman"/>
          <w:sz w:val="28"/>
          <w:szCs w:val="28"/>
        </w:rPr>
        <w:t xml:space="preserve">. При выгрузке сведений в </w:t>
      </w:r>
      <w:r w:rsidRPr="008E0B82">
        <w:rPr>
          <w:rFonts w:ascii="Times New Roman" w:hAnsi="Times New Roman" w:cs="Times New Roman"/>
          <w:sz w:val="28"/>
          <w:szCs w:val="28"/>
        </w:rPr>
        <w:t xml:space="preserve">виде файлов </w:t>
      </w:r>
      <w:r w:rsidRPr="008E0B82">
        <w:rPr>
          <w:rFonts w:ascii="Times New Roman" w:hAnsi="Times New Roman" w:cs="Times New Roman"/>
          <w:sz w:val="28"/>
          <w:szCs w:val="28"/>
          <w:lang w:val="en-US"/>
        </w:rPr>
        <w:t>DBF</w:t>
      </w:r>
      <w:r w:rsidRPr="008E0B82">
        <w:rPr>
          <w:rFonts w:ascii="Times New Roman" w:hAnsi="Times New Roman" w:cs="Times New Roman"/>
          <w:sz w:val="28"/>
          <w:szCs w:val="28"/>
        </w:rPr>
        <w:t xml:space="preserve"> именам файлов присваиваются имена </w:t>
      </w:r>
      <w:r w:rsidRPr="008E0B82">
        <w:rPr>
          <w:rFonts w:ascii="Times New Roman" w:hAnsi="Times New Roman" w:cs="Times New Roman"/>
          <w:iCs/>
          <w:sz w:val="28"/>
          <w:szCs w:val="28"/>
          <w:lang w:val="en-US"/>
        </w:rPr>
        <w:t>NORDOC</w:t>
      </w:r>
      <w:r w:rsidRPr="008E0B82">
        <w:rPr>
          <w:rFonts w:ascii="Times New Roman" w:hAnsi="Times New Roman" w:cs="Times New Roman"/>
          <w:iCs/>
          <w:sz w:val="28"/>
          <w:szCs w:val="28"/>
        </w:rPr>
        <w:t xml:space="preserve">00 – </w:t>
      </w:r>
      <w:r w:rsidRPr="008E0B82">
        <w:rPr>
          <w:rFonts w:ascii="Times New Roman" w:hAnsi="Times New Roman" w:cs="Times New Roman"/>
          <w:iCs/>
          <w:sz w:val="28"/>
          <w:szCs w:val="28"/>
          <w:lang w:val="en-US"/>
        </w:rPr>
        <w:t>NORDOC</w:t>
      </w:r>
      <w:r w:rsidRPr="008E0B82">
        <w:rPr>
          <w:rFonts w:ascii="Times New Roman" w:hAnsi="Times New Roman" w:cs="Times New Roman"/>
          <w:iCs/>
          <w:sz w:val="28"/>
          <w:szCs w:val="28"/>
        </w:rPr>
        <w:t>99, где 00-99 код региона в соответствии с Приложением 3</w:t>
      </w:r>
    </w:p>
    <w:p w14:paraId="3E567D5A" w14:textId="4F1FFB4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Таблица</w:t>
      </w:r>
      <w:r w:rsidRPr="008E0B82">
        <w:rPr>
          <w:rFonts w:ascii="Times New Roman" w:hAnsi="Times New Roman" w:cs="Times New Roman"/>
          <w:b/>
          <w:sz w:val="28"/>
          <w:szCs w:val="28"/>
        </w:rPr>
        <w:t xml:space="preserve"> </w:t>
      </w:r>
      <w:r w:rsidRPr="008E0B82">
        <w:rPr>
          <w:rFonts w:ascii="Times New Roman" w:hAnsi="Times New Roman" w:cs="Times New Roman"/>
          <w:sz w:val="28"/>
          <w:szCs w:val="28"/>
        </w:rPr>
        <w:t>ADDROBJ (</w:t>
      </w:r>
      <w:r w:rsidRPr="008E0B82">
        <w:rPr>
          <w:rFonts w:ascii="Times New Roman" w:hAnsi="Times New Roman" w:cs="Times New Roman"/>
          <w:bCs/>
          <w:sz w:val="28"/>
          <w:szCs w:val="28"/>
        </w:rPr>
        <w:t>Object)</w:t>
      </w:r>
      <w:r w:rsidRPr="008E0B82">
        <w:rPr>
          <w:rFonts w:ascii="Times New Roman" w:hAnsi="Times New Roman" w:cs="Times New Roman"/>
          <w:sz w:val="28"/>
          <w:szCs w:val="28"/>
        </w:rPr>
        <w:t xml:space="preserve"> содержит</w:t>
      </w:r>
      <w:r w:rsidRPr="008E0B82">
        <w:rPr>
          <w:rFonts w:ascii="Times New Roman" w:hAnsi="Times New Roman" w:cs="Times New Roman"/>
          <w:b/>
          <w:sz w:val="28"/>
          <w:szCs w:val="28"/>
        </w:rPr>
        <w:t xml:space="preserve"> </w:t>
      </w:r>
      <w:r w:rsidRPr="008E0B82">
        <w:rPr>
          <w:rFonts w:ascii="Times New Roman" w:hAnsi="Times New Roman" w:cs="Times New Roman"/>
          <w:sz w:val="28"/>
          <w:szCs w:val="28"/>
        </w:rPr>
        <w:t>коды</w:t>
      </w:r>
      <w:r w:rsidRPr="008E0B82">
        <w:rPr>
          <w:rFonts w:ascii="Times New Roman" w:hAnsi="Times New Roman" w:cs="Times New Roman"/>
          <w:b/>
          <w:sz w:val="28"/>
          <w:szCs w:val="28"/>
        </w:rPr>
        <w:t xml:space="preserve">, </w:t>
      </w:r>
      <w:r w:rsidRPr="008E0B82">
        <w:rPr>
          <w:rFonts w:ascii="Times New Roman" w:hAnsi="Times New Roman" w:cs="Times New Roman"/>
          <w:sz w:val="28"/>
          <w:szCs w:val="28"/>
        </w:rPr>
        <w:t xml:space="preserve">наименования и типы адресообразующих элементов (регионы; округа; районы (улусы, кужууны); </w:t>
      </w:r>
      <w:r w:rsidR="00BA15B4" w:rsidRPr="008E0B82">
        <w:rPr>
          <w:rFonts w:ascii="Times New Roman" w:hAnsi="Times New Roman" w:cs="Times New Roman"/>
          <w:sz w:val="28"/>
          <w:szCs w:val="28"/>
        </w:rPr>
        <w:t>города, поселки</w:t>
      </w:r>
      <w:r w:rsidRPr="008E0B82">
        <w:rPr>
          <w:rFonts w:ascii="Times New Roman" w:hAnsi="Times New Roman" w:cs="Times New Roman"/>
          <w:sz w:val="28"/>
          <w:szCs w:val="28"/>
        </w:rPr>
        <w:t xml:space="preserve"> городского типа, сельские населенные пункты; элементы планировочной структуры, элементы улично-дорожной </w:t>
      </w:r>
      <w:r w:rsidR="00BA15B4" w:rsidRPr="008E0B82">
        <w:rPr>
          <w:rFonts w:ascii="Times New Roman" w:hAnsi="Times New Roman" w:cs="Times New Roman"/>
          <w:sz w:val="28"/>
          <w:szCs w:val="28"/>
        </w:rPr>
        <w:t>сети.</w:t>
      </w:r>
    </w:p>
    <w:p w14:paraId="1713BD84"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Таблица </w:t>
      </w:r>
      <w:r w:rsidRPr="008E0B82">
        <w:rPr>
          <w:rFonts w:ascii="Times New Roman" w:hAnsi="Times New Roman" w:cs="Times New Roman"/>
          <w:sz w:val="28"/>
          <w:szCs w:val="28"/>
          <w:lang w:val="en-US"/>
        </w:rPr>
        <w:t>STEAD</w:t>
      </w:r>
      <w:r w:rsidRPr="008E0B82">
        <w:rPr>
          <w:rFonts w:ascii="Times New Roman" w:hAnsi="Times New Roman" w:cs="Times New Roman"/>
          <w:sz w:val="28"/>
          <w:szCs w:val="28"/>
        </w:rPr>
        <w:t xml:space="preserve"> (</w:t>
      </w:r>
      <w:r w:rsidRPr="008E0B82">
        <w:rPr>
          <w:rFonts w:ascii="Times New Roman" w:hAnsi="Times New Roman" w:cs="Times New Roman"/>
          <w:sz w:val="28"/>
          <w:szCs w:val="28"/>
          <w:lang w:val="en-US"/>
        </w:rPr>
        <w:t>Stead</w:t>
      </w:r>
      <w:r w:rsidRPr="008E0B82">
        <w:rPr>
          <w:rFonts w:ascii="Times New Roman" w:hAnsi="Times New Roman" w:cs="Times New Roman"/>
          <w:sz w:val="28"/>
          <w:szCs w:val="28"/>
        </w:rPr>
        <w:t>) содержит коды, кадастровые номера земельных участков.</w:t>
      </w:r>
    </w:p>
    <w:p w14:paraId="6B5A1FEE" w14:textId="39A49B2B"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Таблица</w:t>
      </w:r>
      <w:r w:rsidRPr="008E0B82">
        <w:rPr>
          <w:rFonts w:ascii="Times New Roman" w:hAnsi="Times New Roman" w:cs="Times New Roman"/>
          <w:b/>
          <w:sz w:val="28"/>
          <w:szCs w:val="28"/>
        </w:rPr>
        <w:t xml:space="preserve"> </w:t>
      </w:r>
      <w:r w:rsidRPr="008E0B82">
        <w:rPr>
          <w:rFonts w:ascii="Times New Roman" w:hAnsi="Times New Roman" w:cs="Times New Roman"/>
          <w:iCs/>
          <w:sz w:val="28"/>
          <w:szCs w:val="28"/>
          <w:lang w:val="en-US"/>
        </w:rPr>
        <w:t>HOUSE</w:t>
      </w:r>
      <w:r w:rsidRPr="008E0B82">
        <w:rPr>
          <w:rFonts w:ascii="Times New Roman" w:hAnsi="Times New Roman" w:cs="Times New Roman"/>
          <w:sz w:val="28"/>
          <w:szCs w:val="28"/>
        </w:rPr>
        <w:t xml:space="preserve"> </w:t>
      </w:r>
      <w:r w:rsidRPr="008E0B82">
        <w:rPr>
          <w:rFonts w:ascii="Times New Roman" w:hAnsi="Times New Roman" w:cs="Times New Roman"/>
          <w:iCs/>
          <w:sz w:val="28"/>
          <w:szCs w:val="28"/>
        </w:rPr>
        <w:t>(</w:t>
      </w:r>
      <w:r w:rsidRPr="008E0B82">
        <w:rPr>
          <w:rFonts w:ascii="Times New Roman" w:hAnsi="Times New Roman" w:cs="Times New Roman"/>
          <w:bCs/>
          <w:sz w:val="28"/>
          <w:szCs w:val="28"/>
        </w:rPr>
        <w:t>House</w:t>
      </w:r>
      <w:r w:rsidRPr="008E0B82">
        <w:rPr>
          <w:rFonts w:ascii="Times New Roman" w:hAnsi="Times New Roman" w:cs="Times New Roman"/>
          <w:iCs/>
          <w:sz w:val="28"/>
          <w:szCs w:val="28"/>
        </w:rPr>
        <w:t>)</w:t>
      </w:r>
      <w:r w:rsidRPr="008E0B82">
        <w:rPr>
          <w:rFonts w:ascii="Times New Roman" w:hAnsi="Times New Roman" w:cs="Times New Roman"/>
          <w:sz w:val="28"/>
          <w:szCs w:val="28"/>
        </w:rPr>
        <w:t xml:space="preserve"> содержит записи с номерами домов улиц, элементов планировочной </w:t>
      </w:r>
      <w:r w:rsidR="00BA15B4" w:rsidRPr="008E0B82">
        <w:rPr>
          <w:rFonts w:ascii="Times New Roman" w:hAnsi="Times New Roman" w:cs="Times New Roman"/>
          <w:sz w:val="28"/>
          <w:szCs w:val="28"/>
        </w:rPr>
        <w:t>структуры, городов</w:t>
      </w:r>
      <w:r w:rsidRPr="008E0B82">
        <w:rPr>
          <w:rFonts w:ascii="Times New Roman" w:hAnsi="Times New Roman" w:cs="Times New Roman"/>
          <w:sz w:val="28"/>
          <w:szCs w:val="28"/>
        </w:rPr>
        <w:t xml:space="preserve"> и населенных </w:t>
      </w:r>
      <w:r w:rsidR="00BA15B4" w:rsidRPr="008E0B82">
        <w:rPr>
          <w:rFonts w:ascii="Times New Roman" w:hAnsi="Times New Roman" w:cs="Times New Roman"/>
          <w:sz w:val="28"/>
          <w:szCs w:val="28"/>
        </w:rPr>
        <w:t>пунктов,</w:t>
      </w:r>
      <w:r w:rsidRPr="008E0B82">
        <w:rPr>
          <w:rFonts w:ascii="Times New Roman" w:hAnsi="Times New Roman" w:cs="Times New Roman"/>
          <w:sz w:val="28"/>
          <w:szCs w:val="28"/>
        </w:rPr>
        <w:t xml:space="preserve"> </w:t>
      </w:r>
      <w:r w:rsidR="00BA15B4" w:rsidRPr="008E0B82">
        <w:rPr>
          <w:rFonts w:ascii="Times New Roman" w:hAnsi="Times New Roman" w:cs="Times New Roman"/>
          <w:sz w:val="28"/>
          <w:szCs w:val="28"/>
        </w:rPr>
        <w:t>при</w:t>
      </w:r>
      <w:r w:rsidRPr="008E0B82">
        <w:rPr>
          <w:rFonts w:ascii="Times New Roman" w:hAnsi="Times New Roman" w:cs="Times New Roman"/>
          <w:sz w:val="28"/>
          <w:szCs w:val="28"/>
        </w:rPr>
        <w:t xml:space="preserve"> выгрузке сведений по домам в виде файлов </w:t>
      </w:r>
      <w:r w:rsidRPr="008E0B82">
        <w:rPr>
          <w:rFonts w:ascii="Times New Roman" w:hAnsi="Times New Roman" w:cs="Times New Roman"/>
          <w:sz w:val="28"/>
          <w:szCs w:val="28"/>
          <w:lang w:val="en-US"/>
        </w:rPr>
        <w:t>DBF</w:t>
      </w:r>
      <w:r w:rsidRPr="008E0B82">
        <w:rPr>
          <w:rFonts w:ascii="Times New Roman" w:hAnsi="Times New Roman" w:cs="Times New Roman"/>
          <w:sz w:val="28"/>
          <w:szCs w:val="28"/>
        </w:rPr>
        <w:t xml:space="preserve"> именам файлов присваиваются </w:t>
      </w:r>
      <w:r w:rsidRPr="008E0B82">
        <w:rPr>
          <w:rFonts w:ascii="Times New Roman" w:hAnsi="Times New Roman" w:cs="Times New Roman"/>
          <w:sz w:val="28"/>
          <w:szCs w:val="28"/>
        </w:rPr>
        <w:lastRenderedPageBreak/>
        <w:t xml:space="preserve">имена </w:t>
      </w:r>
      <w:r w:rsidRPr="008E0B82">
        <w:rPr>
          <w:rFonts w:ascii="Times New Roman" w:hAnsi="Times New Roman" w:cs="Times New Roman"/>
          <w:iCs/>
          <w:sz w:val="28"/>
          <w:szCs w:val="28"/>
          <w:lang w:val="en-US"/>
        </w:rPr>
        <w:t>HOUSE</w:t>
      </w:r>
      <w:r w:rsidRPr="008E0B82">
        <w:rPr>
          <w:rFonts w:ascii="Times New Roman" w:hAnsi="Times New Roman" w:cs="Times New Roman"/>
          <w:iCs/>
          <w:sz w:val="28"/>
          <w:szCs w:val="28"/>
        </w:rPr>
        <w:t xml:space="preserve">00 – </w:t>
      </w:r>
      <w:r w:rsidRPr="008E0B82">
        <w:rPr>
          <w:rFonts w:ascii="Times New Roman" w:hAnsi="Times New Roman" w:cs="Times New Roman"/>
          <w:iCs/>
          <w:sz w:val="28"/>
          <w:szCs w:val="28"/>
          <w:lang w:val="en-US"/>
        </w:rPr>
        <w:t>HOUSE</w:t>
      </w:r>
      <w:r w:rsidRPr="008E0B82">
        <w:rPr>
          <w:rFonts w:ascii="Times New Roman" w:hAnsi="Times New Roman" w:cs="Times New Roman"/>
          <w:iCs/>
          <w:sz w:val="28"/>
          <w:szCs w:val="28"/>
        </w:rPr>
        <w:t>99, где 00-99 код региона в соответствии с Приложением 3.</w:t>
      </w:r>
    </w:p>
    <w:p w14:paraId="7B87E964"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Таблица </w:t>
      </w:r>
      <w:r w:rsidRPr="008E0B82">
        <w:rPr>
          <w:rFonts w:ascii="Times New Roman" w:hAnsi="Times New Roman" w:cs="Times New Roman"/>
          <w:iCs/>
          <w:sz w:val="28"/>
          <w:szCs w:val="28"/>
          <w:lang w:val="en-US"/>
        </w:rPr>
        <w:t>LANDMARK</w:t>
      </w:r>
      <w:r w:rsidRPr="008E0B82">
        <w:rPr>
          <w:rFonts w:ascii="Times New Roman" w:hAnsi="Times New Roman" w:cs="Times New Roman"/>
          <w:iCs/>
          <w:sz w:val="28"/>
          <w:szCs w:val="28"/>
        </w:rPr>
        <w:t xml:space="preserve"> (</w:t>
      </w:r>
      <w:r w:rsidRPr="008E0B82">
        <w:rPr>
          <w:rFonts w:ascii="Times New Roman" w:hAnsi="Times New Roman" w:cs="Times New Roman"/>
          <w:bCs/>
          <w:sz w:val="28"/>
          <w:szCs w:val="28"/>
        </w:rPr>
        <w:t>Landmark</w:t>
      </w:r>
      <w:r w:rsidRPr="008E0B82">
        <w:rPr>
          <w:rFonts w:ascii="Times New Roman" w:hAnsi="Times New Roman" w:cs="Times New Roman"/>
          <w:iCs/>
          <w:sz w:val="28"/>
          <w:szCs w:val="28"/>
        </w:rPr>
        <w:t>)</w:t>
      </w:r>
      <w:r w:rsidRPr="008E0B82">
        <w:rPr>
          <w:rFonts w:ascii="Times New Roman" w:hAnsi="Times New Roman" w:cs="Times New Roman"/>
          <w:sz w:val="28"/>
          <w:szCs w:val="28"/>
        </w:rPr>
        <w:t xml:space="preserve"> – устаревшая, содержала описания мест расположения имущественных объектов, которые невозможно однозначно идентифицировать с использованием вышестоящих адресообразующих элементов.</w:t>
      </w:r>
    </w:p>
    <w:p w14:paraId="28118BF4"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Таблица </w:t>
      </w:r>
      <w:r w:rsidRPr="008E0B82">
        <w:rPr>
          <w:rFonts w:ascii="Times New Roman" w:hAnsi="Times New Roman" w:cs="Times New Roman"/>
          <w:sz w:val="28"/>
          <w:szCs w:val="28"/>
          <w:lang w:val="en-US"/>
        </w:rPr>
        <w:t>ROOM</w:t>
      </w:r>
      <w:r w:rsidRPr="008E0B82">
        <w:rPr>
          <w:rFonts w:ascii="Times New Roman" w:hAnsi="Times New Roman" w:cs="Times New Roman"/>
          <w:sz w:val="28"/>
          <w:szCs w:val="28"/>
        </w:rPr>
        <w:t xml:space="preserve"> (</w:t>
      </w:r>
      <w:r w:rsidRPr="008E0B82">
        <w:rPr>
          <w:rFonts w:ascii="Times New Roman" w:hAnsi="Times New Roman" w:cs="Times New Roman"/>
          <w:sz w:val="28"/>
          <w:szCs w:val="28"/>
          <w:lang w:val="en-US"/>
        </w:rPr>
        <w:t>Room</w:t>
      </w:r>
      <w:r w:rsidRPr="008E0B82">
        <w:rPr>
          <w:rFonts w:ascii="Times New Roman" w:hAnsi="Times New Roman" w:cs="Times New Roman"/>
          <w:sz w:val="28"/>
          <w:szCs w:val="28"/>
        </w:rPr>
        <w:t>) содержит записи с номерами помещений, квартир, офисов, комнат, а также их кадастровые номера.</w:t>
      </w:r>
    </w:p>
    <w:p w14:paraId="4432D566" w14:textId="03252918"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iCs/>
          <w:sz w:val="28"/>
          <w:szCs w:val="28"/>
        </w:rPr>
        <w:t xml:space="preserve">В состав DBF </w:t>
      </w:r>
      <w:r w:rsidR="00BA15B4" w:rsidRPr="008E0B82">
        <w:rPr>
          <w:rFonts w:ascii="Times New Roman" w:hAnsi="Times New Roman" w:cs="Times New Roman"/>
          <w:iCs/>
          <w:sz w:val="28"/>
          <w:szCs w:val="28"/>
        </w:rPr>
        <w:t>таблиц,</w:t>
      </w:r>
      <w:r w:rsidRPr="008E0B82">
        <w:rPr>
          <w:rFonts w:ascii="Times New Roman" w:hAnsi="Times New Roman" w:cs="Times New Roman"/>
          <w:iCs/>
          <w:sz w:val="28"/>
          <w:szCs w:val="28"/>
        </w:rPr>
        <w:t xml:space="preserve"> технологически удалённых из БД ФИАС </w:t>
      </w:r>
      <w:r w:rsidR="00BA15B4" w:rsidRPr="008E0B82">
        <w:rPr>
          <w:rFonts w:ascii="Times New Roman" w:hAnsi="Times New Roman" w:cs="Times New Roman"/>
          <w:iCs/>
          <w:sz w:val="28"/>
          <w:szCs w:val="28"/>
        </w:rPr>
        <w:t>адресных сведений,</w:t>
      </w:r>
      <w:r w:rsidRPr="008E0B82">
        <w:rPr>
          <w:rFonts w:ascii="Times New Roman" w:hAnsi="Times New Roman" w:cs="Times New Roman"/>
          <w:iCs/>
          <w:sz w:val="28"/>
          <w:szCs w:val="28"/>
        </w:rPr>
        <w:t xml:space="preserve"> входят следующие таблицы:</w:t>
      </w:r>
    </w:p>
    <w:p w14:paraId="6D318803" w14:textId="58B0F005"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DADDROBJ</w:t>
      </w:r>
      <w:r w:rsidRPr="008E0B82">
        <w:rPr>
          <w:rFonts w:ascii="Times New Roman" w:hAnsi="Times New Roman" w:cs="Times New Roman"/>
          <w:sz w:val="28"/>
          <w:szCs w:val="28"/>
        </w:rPr>
        <w:t xml:space="preserve"> – удалённые записи по </w:t>
      </w:r>
      <w:r w:rsidR="00BA15B4" w:rsidRPr="008E0B82">
        <w:rPr>
          <w:rFonts w:ascii="Times New Roman" w:hAnsi="Times New Roman" w:cs="Times New Roman"/>
          <w:sz w:val="28"/>
          <w:szCs w:val="28"/>
        </w:rPr>
        <w:t>адрес образующим</w:t>
      </w:r>
      <w:r w:rsidRPr="008E0B82">
        <w:rPr>
          <w:rFonts w:ascii="Times New Roman" w:hAnsi="Times New Roman" w:cs="Times New Roman"/>
          <w:sz w:val="28"/>
          <w:szCs w:val="28"/>
        </w:rPr>
        <w:t xml:space="preserve"> элементам;</w:t>
      </w:r>
    </w:p>
    <w:p w14:paraId="203BD2C1"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DHOUSE</w:t>
      </w:r>
      <w:r w:rsidRPr="008E0B82">
        <w:rPr>
          <w:rFonts w:ascii="Times New Roman" w:hAnsi="Times New Roman" w:cs="Times New Roman"/>
          <w:sz w:val="28"/>
          <w:szCs w:val="28"/>
        </w:rPr>
        <w:t xml:space="preserve"> – удалённые записи с номерами домов улиц городов и населенных пунктов, номера земельных участков и т.п.;</w:t>
      </w:r>
    </w:p>
    <w:p w14:paraId="3210ECBD" w14:textId="6AB1CD3F" w:rsidR="00595942" w:rsidRPr="008E0B82" w:rsidRDefault="00BA15B4"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DHOUSINT</w:t>
      </w:r>
      <w:r w:rsidRPr="008E0B82">
        <w:rPr>
          <w:rFonts w:ascii="Times New Roman" w:hAnsi="Times New Roman" w:cs="Times New Roman"/>
          <w:sz w:val="28"/>
          <w:szCs w:val="28"/>
        </w:rPr>
        <w:t xml:space="preserve"> –</w:t>
      </w:r>
      <w:r w:rsidR="00595942" w:rsidRPr="008E0B82">
        <w:rPr>
          <w:rFonts w:ascii="Times New Roman" w:hAnsi="Times New Roman" w:cs="Times New Roman"/>
          <w:sz w:val="28"/>
          <w:szCs w:val="28"/>
        </w:rPr>
        <w:t xml:space="preserve"> удалённые записи с интервалами </w:t>
      </w:r>
      <w:r w:rsidRPr="008E0B82">
        <w:rPr>
          <w:rFonts w:ascii="Times New Roman" w:hAnsi="Times New Roman" w:cs="Times New Roman"/>
          <w:sz w:val="28"/>
          <w:szCs w:val="28"/>
        </w:rPr>
        <w:t>номеров домов</w:t>
      </w:r>
      <w:r w:rsidR="00595942" w:rsidRPr="008E0B82">
        <w:rPr>
          <w:rFonts w:ascii="Times New Roman" w:hAnsi="Times New Roman" w:cs="Times New Roman"/>
          <w:sz w:val="28"/>
          <w:szCs w:val="28"/>
        </w:rPr>
        <w:t xml:space="preserve"> улиц городов и населенных пунктов;</w:t>
      </w:r>
    </w:p>
    <w:p w14:paraId="4E56D218" w14:textId="089E482B"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DLANDMRK</w:t>
      </w:r>
      <w:r w:rsidRPr="008E0B82">
        <w:rPr>
          <w:rFonts w:ascii="Times New Roman" w:hAnsi="Times New Roman" w:cs="Times New Roman"/>
          <w:sz w:val="28"/>
          <w:szCs w:val="28"/>
        </w:rPr>
        <w:t xml:space="preserve"> – удалённые записи описания мест </w:t>
      </w:r>
      <w:r w:rsidR="00BA15B4" w:rsidRPr="008E0B82">
        <w:rPr>
          <w:rFonts w:ascii="Times New Roman" w:hAnsi="Times New Roman" w:cs="Times New Roman"/>
          <w:sz w:val="28"/>
          <w:szCs w:val="28"/>
        </w:rPr>
        <w:t>расположения имущественных</w:t>
      </w:r>
      <w:r w:rsidRPr="008E0B82">
        <w:rPr>
          <w:rFonts w:ascii="Times New Roman" w:hAnsi="Times New Roman" w:cs="Times New Roman"/>
          <w:sz w:val="28"/>
          <w:szCs w:val="28"/>
        </w:rPr>
        <w:t xml:space="preserve"> объектов;</w:t>
      </w:r>
    </w:p>
    <w:p w14:paraId="73C6CED6"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DNORDOC</w:t>
      </w:r>
      <w:r w:rsidRPr="008E0B82">
        <w:rPr>
          <w:rFonts w:ascii="Times New Roman" w:hAnsi="Times New Roman" w:cs="Times New Roman"/>
          <w:sz w:val="28"/>
          <w:szCs w:val="28"/>
        </w:rPr>
        <w:t xml:space="preserve"> -  удалённые записи со сведениями по нормативным документам, являющимися основанием присвоения адресному элементу наименования;</w:t>
      </w:r>
    </w:p>
    <w:p w14:paraId="2CF9EC11"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DSTEAD</w:t>
      </w:r>
      <w:r w:rsidRPr="008E0B82">
        <w:rPr>
          <w:rFonts w:ascii="Times New Roman" w:hAnsi="Times New Roman" w:cs="Times New Roman"/>
          <w:sz w:val="28"/>
          <w:szCs w:val="28"/>
        </w:rPr>
        <w:t xml:space="preserve"> – удаленные записи со сведениям о земельных участках;</w:t>
      </w:r>
    </w:p>
    <w:p w14:paraId="0AE219A0"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DROOM</w:t>
      </w:r>
      <w:r w:rsidRPr="008E0B82">
        <w:rPr>
          <w:rFonts w:ascii="Times New Roman" w:hAnsi="Times New Roman" w:cs="Times New Roman"/>
          <w:sz w:val="28"/>
          <w:szCs w:val="28"/>
        </w:rPr>
        <w:t xml:space="preserve"> – удаленные записи со сведениями о помещениях (офисах, квартирах, комнатах).</w:t>
      </w:r>
    </w:p>
    <w:p w14:paraId="1EFDD39D"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Состав элементов приведённых таблиц соответствует следующим таблицам выгрузки актуальных и исторических сведений ФИАС:</w:t>
      </w:r>
    </w:p>
    <w:p w14:paraId="0AABE244"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DADDROBJ</w:t>
      </w:r>
      <w:r w:rsidRPr="008E0B82">
        <w:rPr>
          <w:rFonts w:ascii="Times New Roman" w:hAnsi="Times New Roman" w:cs="Times New Roman"/>
          <w:sz w:val="28"/>
          <w:szCs w:val="28"/>
        </w:rPr>
        <w:t xml:space="preserve"> таблице </w:t>
      </w:r>
      <w:r w:rsidRPr="008E0B82">
        <w:rPr>
          <w:rFonts w:ascii="Times New Roman" w:hAnsi="Times New Roman" w:cs="Times New Roman"/>
          <w:sz w:val="28"/>
          <w:szCs w:val="28"/>
          <w:lang w:val="en-US"/>
        </w:rPr>
        <w:t>ADDROBJ</w:t>
      </w:r>
      <w:r w:rsidRPr="008E0B82">
        <w:rPr>
          <w:rFonts w:ascii="Times New Roman" w:hAnsi="Times New Roman" w:cs="Times New Roman"/>
          <w:sz w:val="28"/>
          <w:szCs w:val="28"/>
        </w:rPr>
        <w:t>;</w:t>
      </w:r>
    </w:p>
    <w:p w14:paraId="7F13EEF7" w14:textId="77777777" w:rsidR="00595942" w:rsidRPr="008E0B82" w:rsidRDefault="00595942" w:rsidP="008E0B82">
      <w:pPr>
        <w:spacing w:after="0" w:line="360" w:lineRule="auto"/>
        <w:ind w:firstLine="709"/>
        <w:jc w:val="both"/>
        <w:rPr>
          <w:rFonts w:ascii="Times New Roman" w:hAnsi="Times New Roman" w:cs="Times New Roman"/>
          <w:iCs/>
          <w:sz w:val="28"/>
          <w:szCs w:val="28"/>
        </w:rPr>
      </w:pPr>
      <w:r w:rsidRPr="008E0B82">
        <w:rPr>
          <w:rFonts w:ascii="Times New Roman" w:hAnsi="Times New Roman" w:cs="Times New Roman"/>
          <w:sz w:val="28"/>
          <w:szCs w:val="28"/>
          <w:lang w:val="en-US"/>
        </w:rPr>
        <w:t>DHOUSE</w:t>
      </w:r>
      <w:r w:rsidRPr="008E0B82">
        <w:rPr>
          <w:rFonts w:ascii="Times New Roman" w:hAnsi="Times New Roman" w:cs="Times New Roman"/>
          <w:sz w:val="28"/>
          <w:szCs w:val="28"/>
        </w:rPr>
        <w:t xml:space="preserve"> таблице </w:t>
      </w:r>
      <w:r w:rsidRPr="008E0B82">
        <w:rPr>
          <w:rFonts w:ascii="Times New Roman" w:hAnsi="Times New Roman" w:cs="Times New Roman"/>
          <w:iCs/>
          <w:sz w:val="28"/>
          <w:szCs w:val="28"/>
          <w:lang w:val="en-US"/>
        </w:rPr>
        <w:t>HOUSE</w:t>
      </w:r>
      <w:r w:rsidRPr="008E0B82">
        <w:rPr>
          <w:rFonts w:ascii="Times New Roman" w:hAnsi="Times New Roman" w:cs="Times New Roman"/>
          <w:iCs/>
          <w:sz w:val="28"/>
          <w:szCs w:val="28"/>
        </w:rPr>
        <w:t>;</w:t>
      </w:r>
    </w:p>
    <w:p w14:paraId="3AC376A3"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DNORDOC</w:t>
      </w:r>
      <w:r w:rsidRPr="008E0B82">
        <w:rPr>
          <w:rFonts w:ascii="Times New Roman" w:hAnsi="Times New Roman" w:cs="Times New Roman"/>
          <w:sz w:val="28"/>
          <w:szCs w:val="28"/>
        </w:rPr>
        <w:t xml:space="preserve"> таблице</w:t>
      </w:r>
      <w:r w:rsidRPr="008E0B82">
        <w:rPr>
          <w:rFonts w:ascii="Times New Roman" w:hAnsi="Times New Roman" w:cs="Times New Roman"/>
          <w:iCs/>
          <w:sz w:val="28"/>
          <w:szCs w:val="28"/>
        </w:rPr>
        <w:t xml:space="preserve"> </w:t>
      </w:r>
      <w:r w:rsidRPr="008E0B82">
        <w:rPr>
          <w:rFonts w:ascii="Times New Roman" w:hAnsi="Times New Roman" w:cs="Times New Roman"/>
          <w:sz w:val="28"/>
          <w:szCs w:val="28"/>
          <w:lang w:val="en-US"/>
        </w:rPr>
        <w:t>NORMDOC</w:t>
      </w:r>
      <w:r w:rsidRPr="008E0B82">
        <w:rPr>
          <w:rFonts w:ascii="Times New Roman" w:hAnsi="Times New Roman" w:cs="Times New Roman"/>
          <w:sz w:val="28"/>
          <w:szCs w:val="28"/>
        </w:rPr>
        <w:t>;</w:t>
      </w:r>
    </w:p>
    <w:p w14:paraId="77AB1D42" w14:textId="77777777" w:rsidR="00595942"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DSTEAD</w:t>
      </w:r>
      <w:r w:rsidRPr="008E0B82">
        <w:rPr>
          <w:rFonts w:ascii="Times New Roman" w:hAnsi="Times New Roman" w:cs="Times New Roman"/>
          <w:sz w:val="28"/>
          <w:szCs w:val="28"/>
        </w:rPr>
        <w:t xml:space="preserve"> таблице </w:t>
      </w:r>
      <w:r w:rsidRPr="008E0B82">
        <w:rPr>
          <w:rFonts w:ascii="Times New Roman" w:hAnsi="Times New Roman" w:cs="Times New Roman"/>
          <w:iCs/>
          <w:sz w:val="28"/>
          <w:szCs w:val="28"/>
          <w:lang w:val="en-US"/>
        </w:rPr>
        <w:t>STEAD</w:t>
      </w:r>
      <w:r w:rsidRPr="008E0B82">
        <w:rPr>
          <w:rFonts w:ascii="Times New Roman" w:hAnsi="Times New Roman" w:cs="Times New Roman"/>
          <w:sz w:val="28"/>
          <w:szCs w:val="28"/>
        </w:rPr>
        <w:t>;</w:t>
      </w:r>
    </w:p>
    <w:p w14:paraId="7A8E6934" w14:textId="77777777" w:rsidR="00F736EB" w:rsidRPr="008E0B82" w:rsidRDefault="00595942"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lang w:val="en-US"/>
        </w:rPr>
        <w:t>DROOM</w:t>
      </w:r>
      <w:r w:rsidRPr="008E0B82">
        <w:rPr>
          <w:rFonts w:ascii="Times New Roman" w:hAnsi="Times New Roman" w:cs="Times New Roman"/>
          <w:sz w:val="28"/>
          <w:szCs w:val="28"/>
        </w:rPr>
        <w:t xml:space="preserve"> таблице </w:t>
      </w:r>
      <w:r w:rsidRPr="008E0B82">
        <w:rPr>
          <w:rFonts w:ascii="Times New Roman" w:hAnsi="Times New Roman" w:cs="Times New Roman"/>
          <w:iCs/>
          <w:sz w:val="28"/>
          <w:szCs w:val="28"/>
        </w:rPr>
        <w:t>ROOM</w:t>
      </w:r>
      <w:r w:rsidRPr="008E0B82">
        <w:rPr>
          <w:rFonts w:ascii="Times New Roman" w:hAnsi="Times New Roman" w:cs="Times New Roman"/>
          <w:sz w:val="28"/>
          <w:szCs w:val="28"/>
        </w:rPr>
        <w:t>.</w:t>
      </w:r>
    </w:p>
    <w:p w14:paraId="4466F663" w14:textId="77777777" w:rsidR="00595942" w:rsidRPr="008E0B82" w:rsidRDefault="00595942" w:rsidP="008E0B82">
      <w:pPr>
        <w:widowControl w:val="0"/>
        <w:spacing w:beforeLines="40" w:before="96"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Код адреса включает:</w:t>
      </w:r>
    </w:p>
    <w:p w14:paraId="3D070F9A" w14:textId="3FE609D4" w:rsidR="00595942" w:rsidRPr="008E0B82" w:rsidRDefault="00595942" w:rsidP="008E0B82">
      <w:pPr>
        <w:widowControl w:val="0"/>
        <w:spacing w:beforeLines="40" w:before="96" w:after="0" w:line="360" w:lineRule="auto"/>
        <w:ind w:firstLine="709"/>
        <w:jc w:val="both"/>
        <w:rPr>
          <w:rFonts w:ascii="Times New Roman" w:hAnsi="Times New Roman" w:cs="Times New Roman"/>
          <w:sz w:val="28"/>
          <w:szCs w:val="28"/>
        </w:rPr>
      </w:pPr>
      <w:r w:rsidRPr="008E0B82">
        <w:rPr>
          <w:rFonts w:ascii="Times New Roman" w:hAnsi="Times New Roman" w:cs="Times New Roman"/>
          <w:b/>
          <w:bCs/>
          <w:sz w:val="28"/>
          <w:szCs w:val="28"/>
        </w:rPr>
        <w:t>СС+РРР+ГГГ+ППП+СССС+УУУУ+ДДДД (</w:t>
      </w:r>
      <w:r w:rsidRPr="008E0B82">
        <w:rPr>
          <w:rFonts w:ascii="Times New Roman" w:hAnsi="Times New Roman" w:cs="Times New Roman"/>
          <w:bCs/>
          <w:sz w:val="28"/>
          <w:szCs w:val="28"/>
        </w:rPr>
        <w:t>или</w:t>
      </w:r>
      <w:r w:rsidRPr="008E0B82">
        <w:rPr>
          <w:rFonts w:ascii="Times New Roman" w:hAnsi="Times New Roman" w:cs="Times New Roman"/>
          <w:b/>
          <w:bCs/>
          <w:sz w:val="28"/>
          <w:szCs w:val="28"/>
        </w:rPr>
        <w:t xml:space="preserve"> </w:t>
      </w:r>
      <w:r w:rsidR="00BA15B4" w:rsidRPr="008E0B82">
        <w:rPr>
          <w:rFonts w:ascii="Times New Roman" w:hAnsi="Times New Roman" w:cs="Times New Roman"/>
          <w:b/>
          <w:bCs/>
          <w:sz w:val="28"/>
          <w:szCs w:val="28"/>
        </w:rPr>
        <w:t>ЗЗЗЗ) +</w:t>
      </w:r>
      <w:r w:rsidRPr="008E0B82">
        <w:rPr>
          <w:rFonts w:ascii="Times New Roman" w:hAnsi="Times New Roman" w:cs="Times New Roman"/>
          <w:b/>
          <w:bCs/>
          <w:sz w:val="28"/>
          <w:szCs w:val="28"/>
        </w:rPr>
        <w:t>ОООО</w:t>
      </w:r>
      <w:r w:rsidRPr="008E0B82">
        <w:rPr>
          <w:rFonts w:ascii="Times New Roman" w:hAnsi="Times New Roman" w:cs="Times New Roman"/>
          <w:sz w:val="28"/>
          <w:szCs w:val="28"/>
        </w:rPr>
        <w:t>, где:</w:t>
      </w:r>
    </w:p>
    <w:p w14:paraId="52EE6667" w14:textId="6CC0AF5C" w:rsidR="00595942" w:rsidRPr="008E0B82" w:rsidRDefault="00595942" w:rsidP="008E0B82">
      <w:pPr>
        <w:pStyle w:val="a4"/>
        <w:widowControl w:val="0"/>
        <w:autoSpaceDE w:val="0"/>
        <w:autoSpaceDN w:val="0"/>
        <w:adjustRightInd w:val="0"/>
        <w:spacing w:after="0" w:line="360" w:lineRule="auto"/>
        <w:ind w:left="0" w:firstLine="709"/>
        <w:rPr>
          <w:rFonts w:ascii="Times New Roman" w:hAnsi="Times New Roman" w:cs="Times New Roman"/>
          <w:b/>
          <w:bCs/>
          <w:sz w:val="28"/>
          <w:szCs w:val="28"/>
        </w:rPr>
      </w:pPr>
      <w:r w:rsidRPr="008E0B82">
        <w:rPr>
          <w:rFonts w:ascii="Times New Roman" w:hAnsi="Times New Roman" w:cs="Times New Roman"/>
          <w:b/>
          <w:bCs/>
          <w:sz w:val="28"/>
          <w:szCs w:val="28"/>
        </w:rPr>
        <w:t xml:space="preserve">СС </w:t>
      </w:r>
      <w:r w:rsidRPr="008E0B82">
        <w:rPr>
          <w:rFonts w:ascii="Times New Roman" w:hAnsi="Times New Roman" w:cs="Times New Roman"/>
          <w:sz w:val="28"/>
          <w:szCs w:val="28"/>
        </w:rPr>
        <w:t xml:space="preserve">– код субъекта Российской </w:t>
      </w:r>
      <w:r w:rsidR="00BA15B4" w:rsidRPr="008E0B82">
        <w:rPr>
          <w:rFonts w:ascii="Times New Roman" w:hAnsi="Times New Roman" w:cs="Times New Roman"/>
          <w:sz w:val="28"/>
          <w:szCs w:val="28"/>
        </w:rPr>
        <w:t>Федерации –</w:t>
      </w:r>
      <w:r w:rsidRPr="008E0B82">
        <w:rPr>
          <w:rFonts w:ascii="Times New Roman" w:hAnsi="Times New Roman" w:cs="Times New Roman"/>
          <w:sz w:val="28"/>
          <w:szCs w:val="28"/>
        </w:rPr>
        <w:t xml:space="preserve"> региона</w:t>
      </w:r>
    </w:p>
    <w:p w14:paraId="1EDB66FF" w14:textId="77777777" w:rsidR="00595942" w:rsidRPr="008E0B82" w:rsidRDefault="00595942" w:rsidP="008E0B82">
      <w:pPr>
        <w:pStyle w:val="a4"/>
        <w:widowControl w:val="0"/>
        <w:autoSpaceDE w:val="0"/>
        <w:autoSpaceDN w:val="0"/>
        <w:adjustRightInd w:val="0"/>
        <w:spacing w:after="0" w:line="360" w:lineRule="auto"/>
        <w:ind w:left="0" w:firstLine="709"/>
        <w:rPr>
          <w:rFonts w:ascii="Times New Roman" w:hAnsi="Times New Roman" w:cs="Times New Roman"/>
          <w:b/>
          <w:bCs/>
          <w:sz w:val="28"/>
          <w:szCs w:val="28"/>
        </w:rPr>
      </w:pPr>
      <w:r w:rsidRPr="008E0B82">
        <w:rPr>
          <w:rFonts w:ascii="Times New Roman" w:hAnsi="Times New Roman" w:cs="Times New Roman"/>
          <w:b/>
          <w:bCs/>
          <w:sz w:val="28"/>
          <w:szCs w:val="28"/>
        </w:rPr>
        <w:t xml:space="preserve">РРР </w:t>
      </w:r>
      <w:r w:rsidRPr="008E0B82">
        <w:rPr>
          <w:rFonts w:ascii="Times New Roman" w:hAnsi="Times New Roman" w:cs="Times New Roman"/>
          <w:sz w:val="28"/>
          <w:szCs w:val="28"/>
        </w:rPr>
        <w:t>– код района;</w:t>
      </w:r>
    </w:p>
    <w:p w14:paraId="620AF57D" w14:textId="77777777" w:rsidR="00595942" w:rsidRPr="008E0B82" w:rsidRDefault="00595942" w:rsidP="008E0B82">
      <w:pPr>
        <w:pStyle w:val="a4"/>
        <w:widowControl w:val="0"/>
        <w:autoSpaceDE w:val="0"/>
        <w:autoSpaceDN w:val="0"/>
        <w:adjustRightInd w:val="0"/>
        <w:spacing w:after="0" w:line="360" w:lineRule="auto"/>
        <w:ind w:left="0" w:firstLine="709"/>
        <w:rPr>
          <w:rFonts w:ascii="Times New Roman" w:hAnsi="Times New Roman" w:cs="Times New Roman"/>
          <w:b/>
          <w:bCs/>
          <w:sz w:val="28"/>
          <w:szCs w:val="28"/>
        </w:rPr>
      </w:pPr>
      <w:r w:rsidRPr="008E0B82">
        <w:rPr>
          <w:rFonts w:ascii="Times New Roman" w:hAnsi="Times New Roman" w:cs="Times New Roman"/>
          <w:b/>
          <w:bCs/>
          <w:sz w:val="28"/>
          <w:szCs w:val="28"/>
        </w:rPr>
        <w:t xml:space="preserve">ГГГ </w:t>
      </w:r>
      <w:r w:rsidRPr="008E0B82">
        <w:rPr>
          <w:rFonts w:ascii="Times New Roman" w:hAnsi="Times New Roman" w:cs="Times New Roman"/>
          <w:sz w:val="28"/>
          <w:szCs w:val="28"/>
        </w:rPr>
        <w:t>– код города;</w:t>
      </w:r>
    </w:p>
    <w:p w14:paraId="5978A6BB" w14:textId="77777777" w:rsidR="00595942" w:rsidRPr="008E0B82" w:rsidRDefault="00595942" w:rsidP="008E0B82">
      <w:pPr>
        <w:pStyle w:val="a4"/>
        <w:widowControl w:val="0"/>
        <w:autoSpaceDE w:val="0"/>
        <w:autoSpaceDN w:val="0"/>
        <w:adjustRightInd w:val="0"/>
        <w:spacing w:after="0" w:line="360" w:lineRule="auto"/>
        <w:ind w:left="0" w:firstLine="709"/>
        <w:rPr>
          <w:rFonts w:ascii="Times New Roman" w:hAnsi="Times New Roman" w:cs="Times New Roman"/>
          <w:b/>
          <w:bCs/>
          <w:sz w:val="28"/>
          <w:szCs w:val="28"/>
        </w:rPr>
      </w:pPr>
      <w:r w:rsidRPr="008E0B82">
        <w:rPr>
          <w:rFonts w:ascii="Times New Roman" w:hAnsi="Times New Roman" w:cs="Times New Roman"/>
          <w:b/>
          <w:bCs/>
          <w:sz w:val="28"/>
          <w:szCs w:val="28"/>
        </w:rPr>
        <w:t xml:space="preserve">ППП </w:t>
      </w:r>
      <w:r w:rsidRPr="008E0B82">
        <w:rPr>
          <w:rFonts w:ascii="Times New Roman" w:hAnsi="Times New Roman" w:cs="Times New Roman"/>
          <w:sz w:val="28"/>
          <w:szCs w:val="28"/>
        </w:rPr>
        <w:t>код населенного пункта;</w:t>
      </w:r>
    </w:p>
    <w:p w14:paraId="04A14A79" w14:textId="77777777" w:rsidR="00595942" w:rsidRPr="008E0B82" w:rsidRDefault="00595942" w:rsidP="008E0B82">
      <w:pPr>
        <w:pStyle w:val="a4"/>
        <w:widowControl w:val="0"/>
        <w:autoSpaceDE w:val="0"/>
        <w:autoSpaceDN w:val="0"/>
        <w:adjustRightInd w:val="0"/>
        <w:spacing w:after="0" w:line="360" w:lineRule="auto"/>
        <w:ind w:left="0" w:firstLine="709"/>
        <w:rPr>
          <w:rFonts w:ascii="Times New Roman" w:hAnsi="Times New Roman" w:cs="Times New Roman"/>
          <w:sz w:val="28"/>
          <w:szCs w:val="28"/>
        </w:rPr>
      </w:pPr>
      <w:r w:rsidRPr="008E0B82">
        <w:rPr>
          <w:rFonts w:ascii="Times New Roman" w:hAnsi="Times New Roman" w:cs="Times New Roman"/>
          <w:b/>
          <w:sz w:val="28"/>
          <w:szCs w:val="28"/>
        </w:rPr>
        <w:t>СССС</w:t>
      </w:r>
      <w:r w:rsidRPr="008E0B82">
        <w:rPr>
          <w:rFonts w:ascii="Times New Roman" w:hAnsi="Times New Roman" w:cs="Times New Roman"/>
          <w:sz w:val="28"/>
          <w:szCs w:val="28"/>
        </w:rPr>
        <w:t xml:space="preserve"> - код элемента планировочной структуры;</w:t>
      </w:r>
    </w:p>
    <w:p w14:paraId="3AB2C512" w14:textId="77777777" w:rsidR="00595942" w:rsidRPr="008E0B82" w:rsidRDefault="00595942" w:rsidP="008E0B82">
      <w:pPr>
        <w:widowControl w:val="0"/>
        <w:spacing w:beforeLines="40" w:before="96" w:after="0" w:line="360" w:lineRule="auto"/>
        <w:ind w:firstLine="709"/>
        <w:jc w:val="both"/>
        <w:rPr>
          <w:rFonts w:ascii="Times New Roman" w:hAnsi="Times New Roman" w:cs="Times New Roman"/>
          <w:sz w:val="28"/>
          <w:szCs w:val="28"/>
        </w:rPr>
      </w:pPr>
      <w:r w:rsidRPr="008E0B82">
        <w:rPr>
          <w:rFonts w:ascii="Times New Roman" w:hAnsi="Times New Roman" w:cs="Times New Roman"/>
          <w:b/>
          <w:bCs/>
          <w:sz w:val="28"/>
          <w:szCs w:val="28"/>
        </w:rPr>
        <w:t>УУУУ</w:t>
      </w:r>
      <w:r w:rsidRPr="008E0B82">
        <w:rPr>
          <w:rFonts w:ascii="Times New Roman" w:hAnsi="Times New Roman" w:cs="Times New Roman"/>
          <w:sz w:val="28"/>
          <w:szCs w:val="28"/>
        </w:rPr>
        <w:t xml:space="preserve"> - код улицы;</w:t>
      </w:r>
    </w:p>
    <w:p w14:paraId="773F1775" w14:textId="23C14BDE" w:rsidR="00595942" w:rsidRPr="008E0B82" w:rsidRDefault="00595942" w:rsidP="008E0B82">
      <w:pPr>
        <w:pStyle w:val="a4"/>
        <w:widowControl w:val="0"/>
        <w:autoSpaceDE w:val="0"/>
        <w:autoSpaceDN w:val="0"/>
        <w:adjustRightInd w:val="0"/>
        <w:spacing w:after="0" w:line="360" w:lineRule="auto"/>
        <w:ind w:left="0" w:firstLine="709"/>
        <w:rPr>
          <w:rFonts w:ascii="Times New Roman" w:hAnsi="Times New Roman" w:cs="Times New Roman"/>
          <w:sz w:val="28"/>
          <w:szCs w:val="28"/>
        </w:rPr>
      </w:pPr>
      <w:r w:rsidRPr="008E0B82">
        <w:rPr>
          <w:rFonts w:ascii="Times New Roman" w:hAnsi="Times New Roman" w:cs="Times New Roman"/>
          <w:b/>
          <w:bCs/>
          <w:sz w:val="28"/>
          <w:szCs w:val="28"/>
        </w:rPr>
        <w:t>ДДДД (</w:t>
      </w:r>
      <w:r w:rsidRPr="008E0B82">
        <w:rPr>
          <w:rFonts w:ascii="Times New Roman" w:hAnsi="Times New Roman" w:cs="Times New Roman"/>
          <w:bCs/>
          <w:sz w:val="28"/>
          <w:szCs w:val="28"/>
        </w:rPr>
        <w:t>или</w:t>
      </w:r>
      <w:r w:rsidRPr="008E0B82">
        <w:rPr>
          <w:rFonts w:ascii="Times New Roman" w:hAnsi="Times New Roman" w:cs="Times New Roman"/>
          <w:b/>
          <w:bCs/>
          <w:sz w:val="28"/>
          <w:szCs w:val="28"/>
        </w:rPr>
        <w:t xml:space="preserve"> ЗЗЗЗ). </w:t>
      </w:r>
      <w:r w:rsidRPr="008E0B82">
        <w:rPr>
          <w:rFonts w:ascii="Times New Roman" w:hAnsi="Times New Roman" w:cs="Times New Roman"/>
          <w:sz w:val="28"/>
          <w:szCs w:val="28"/>
        </w:rPr>
        <w:t xml:space="preserve"> </w:t>
      </w:r>
      <w:r w:rsidR="00BA15B4" w:rsidRPr="008E0B82">
        <w:rPr>
          <w:rFonts w:ascii="Times New Roman" w:hAnsi="Times New Roman" w:cs="Times New Roman"/>
          <w:b/>
          <w:sz w:val="28"/>
          <w:szCs w:val="28"/>
        </w:rPr>
        <w:t>ДДДД</w:t>
      </w:r>
      <w:r w:rsidR="00BA15B4" w:rsidRPr="008E0B82">
        <w:rPr>
          <w:rFonts w:ascii="Times New Roman" w:hAnsi="Times New Roman" w:cs="Times New Roman"/>
          <w:sz w:val="28"/>
          <w:szCs w:val="28"/>
        </w:rPr>
        <w:t xml:space="preserve"> тип</w:t>
      </w:r>
      <w:r w:rsidRPr="008E0B82">
        <w:rPr>
          <w:rFonts w:ascii="Times New Roman" w:hAnsi="Times New Roman" w:cs="Times New Roman"/>
          <w:sz w:val="28"/>
          <w:szCs w:val="28"/>
        </w:rPr>
        <w:t xml:space="preserve"> и номер здания, сооружения, объекта незавершенного строительства в случае адресации домов. </w:t>
      </w:r>
      <w:r w:rsidRPr="008E0B82">
        <w:rPr>
          <w:rFonts w:ascii="Times New Roman" w:hAnsi="Times New Roman" w:cs="Times New Roman"/>
          <w:b/>
          <w:bCs/>
          <w:sz w:val="28"/>
          <w:szCs w:val="28"/>
        </w:rPr>
        <w:t>ЗЗЗЗ</w:t>
      </w:r>
      <w:r w:rsidRPr="008E0B82">
        <w:rPr>
          <w:rFonts w:ascii="Times New Roman" w:hAnsi="Times New Roman" w:cs="Times New Roman"/>
          <w:bCs/>
          <w:sz w:val="28"/>
          <w:szCs w:val="28"/>
        </w:rPr>
        <w:t xml:space="preserve"> - номер земельного участка в случае адресации земельных участков</w:t>
      </w:r>
      <w:r w:rsidRPr="008E0B82">
        <w:rPr>
          <w:rFonts w:ascii="Times New Roman" w:hAnsi="Times New Roman" w:cs="Times New Roman"/>
          <w:sz w:val="28"/>
          <w:szCs w:val="28"/>
        </w:rPr>
        <w:t>;</w:t>
      </w:r>
    </w:p>
    <w:p w14:paraId="4A73CE20" w14:textId="77777777" w:rsidR="00595942" w:rsidRPr="008E0B82" w:rsidRDefault="00595942" w:rsidP="008E0B82">
      <w:pPr>
        <w:widowControl w:val="0"/>
        <w:spacing w:beforeLines="40" w:before="96"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ОООО</w:t>
      </w:r>
      <w:r w:rsidRPr="008E0B82">
        <w:rPr>
          <w:rFonts w:ascii="Times New Roman" w:hAnsi="Times New Roman" w:cs="Times New Roman"/>
          <w:sz w:val="28"/>
          <w:szCs w:val="28"/>
        </w:rPr>
        <w:t xml:space="preserve"> - тип и номер помещения в пределах здания, сооружения</w:t>
      </w:r>
    </w:p>
    <w:p w14:paraId="57B78DBF" w14:textId="77777777" w:rsidR="00DF034D" w:rsidRPr="008E0B82" w:rsidRDefault="00DF034D"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Описание элементов реестра адресообразующих элементов</w:t>
      </w:r>
    </w:p>
    <w:p w14:paraId="37C5B659" w14:textId="55551CCD"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Состав элементов реестра образующих элементов представлен в Приложении 1 - </w:t>
      </w:r>
      <w:r w:rsidR="00BA15B4" w:rsidRPr="008E0B82">
        <w:rPr>
          <w:rFonts w:ascii="Times New Roman" w:hAnsi="Times New Roman" w:cs="Times New Roman"/>
          <w:sz w:val="28"/>
          <w:szCs w:val="28"/>
        </w:rPr>
        <w:t>таблицей ADDROBJ</w:t>
      </w:r>
      <w:r w:rsidRPr="008E0B82">
        <w:rPr>
          <w:rFonts w:ascii="Times New Roman" w:hAnsi="Times New Roman" w:cs="Times New Roman"/>
          <w:sz w:val="28"/>
          <w:szCs w:val="28"/>
        </w:rPr>
        <w:t xml:space="preserve"> и в Приложении 2 - таблицей </w:t>
      </w:r>
      <w:r w:rsidRPr="008E0B82">
        <w:rPr>
          <w:rFonts w:ascii="Times New Roman" w:hAnsi="Times New Roman" w:cs="Times New Roman"/>
          <w:bCs/>
          <w:sz w:val="28"/>
          <w:szCs w:val="28"/>
        </w:rPr>
        <w:t>Object</w:t>
      </w:r>
    </w:p>
    <w:p w14:paraId="36F145A1" w14:textId="330ACFE1"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"Глобальный уникальный идентификационный код адресного объекта"</w:t>
      </w:r>
      <w:r w:rsidRPr="008E0B82">
        <w:rPr>
          <w:rFonts w:ascii="Times New Roman" w:hAnsi="Times New Roman" w:cs="Times New Roman"/>
          <w:sz w:val="28"/>
          <w:szCs w:val="28"/>
        </w:rPr>
        <w:t xml:space="preserve"> описан в пункте </w:t>
      </w:r>
      <w:r w:rsidR="00BA15B4" w:rsidRPr="008E0B82">
        <w:rPr>
          <w:rFonts w:ascii="Times New Roman" w:hAnsi="Times New Roman" w:cs="Times New Roman"/>
          <w:bCs/>
          <w:sz w:val="28"/>
          <w:szCs w:val="28"/>
        </w:rPr>
        <w:t>2.2</w:t>
      </w:r>
      <w:r w:rsidR="00BA15B4" w:rsidRPr="008E0B82">
        <w:rPr>
          <w:rFonts w:ascii="Times New Roman" w:hAnsi="Times New Roman" w:cs="Times New Roman"/>
          <w:b/>
          <w:bCs/>
          <w:sz w:val="28"/>
          <w:szCs w:val="28"/>
        </w:rPr>
        <w:t>.</w:t>
      </w:r>
    </w:p>
    <w:p w14:paraId="61090E66"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"Наименование адресного объекта"</w:t>
      </w:r>
      <w:r w:rsidRPr="008E0B82">
        <w:rPr>
          <w:rFonts w:ascii="Times New Roman" w:hAnsi="Times New Roman" w:cs="Times New Roman"/>
          <w:sz w:val="28"/>
          <w:szCs w:val="28"/>
        </w:rPr>
        <w:t xml:space="preserve"> содержит формализованное наименование адресного объекта </w:t>
      </w:r>
    </w:p>
    <w:p w14:paraId="337A41E3"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"Классификационный код" (</w:t>
      </w:r>
      <w:r w:rsidRPr="008E0B82">
        <w:rPr>
          <w:rFonts w:ascii="Times New Roman" w:hAnsi="Times New Roman" w:cs="Times New Roman"/>
          <w:sz w:val="28"/>
          <w:szCs w:val="28"/>
        </w:rPr>
        <w:t>описан в п. 2.1.)</w:t>
      </w:r>
    </w:p>
    <w:p w14:paraId="743E6B57" w14:textId="4808F191"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"Официальное наименование адресного объекта" </w:t>
      </w:r>
      <w:r w:rsidRPr="008E0B82">
        <w:rPr>
          <w:rFonts w:ascii="Times New Roman" w:hAnsi="Times New Roman" w:cs="Times New Roman"/>
          <w:sz w:val="28"/>
          <w:szCs w:val="28"/>
        </w:rPr>
        <w:t xml:space="preserve">содержит наименование и тип адресного объекта, введенное соответствующим нормативным </w:t>
      </w:r>
      <w:r w:rsidR="00BA15B4" w:rsidRPr="008E0B82">
        <w:rPr>
          <w:rFonts w:ascii="Times New Roman" w:hAnsi="Times New Roman" w:cs="Times New Roman"/>
          <w:sz w:val="28"/>
          <w:szCs w:val="28"/>
        </w:rPr>
        <w:t>документом органом</w:t>
      </w:r>
      <w:r w:rsidRPr="008E0B82">
        <w:rPr>
          <w:rFonts w:ascii="Times New Roman" w:hAnsi="Times New Roman" w:cs="Times New Roman"/>
          <w:sz w:val="28"/>
          <w:szCs w:val="28"/>
        </w:rPr>
        <w:t xml:space="preserve"> </w:t>
      </w:r>
      <w:r w:rsidR="00BA15B4" w:rsidRPr="008E0B82">
        <w:rPr>
          <w:rFonts w:ascii="Times New Roman" w:hAnsi="Times New Roman" w:cs="Times New Roman"/>
          <w:sz w:val="28"/>
          <w:szCs w:val="28"/>
        </w:rPr>
        <w:t>исполнительной власти</w:t>
      </w:r>
      <w:r w:rsidRPr="008E0B82">
        <w:rPr>
          <w:rFonts w:ascii="Times New Roman" w:hAnsi="Times New Roman" w:cs="Times New Roman"/>
          <w:sz w:val="28"/>
          <w:szCs w:val="28"/>
        </w:rPr>
        <w:t>, решением, постановлением муниципального образования. Используется при формировании документов и почтовых отправлений.</w:t>
      </w:r>
    </w:p>
    <w:p w14:paraId="19A8EC8F"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"Почтовый индекс отделения связи"</w:t>
      </w:r>
      <w:r w:rsidRPr="008E0B82">
        <w:rPr>
          <w:rFonts w:ascii="Times New Roman" w:hAnsi="Times New Roman" w:cs="Times New Roman"/>
          <w:sz w:val="28"/>
          <w:szCs w:val="28"/>
        </w:rPr>
        <w:t xml:space="preserve"> содержит почтовый индекс предприятия почтовой связи, обслуживающего данный адресный объект. </w:t>
      </w:r>
    </w:p>
    <w:p w14:paraId="0087D87C" w14:textId="64E48552"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"Код ИФНС ФЛ" и "Код ИФНС ЮЛ" </w:t>
      </w:r>
      <w:r w:rsidRPr="008E0B82">
        <w:rPr>
          <w:rFonts w:ascii="Times New Roman" w:hAnsi="Times New Roman" w:cs="Times New Roman"/>
          <w:sz w:val="28"/>
          <w:szCs w:val="28"/>
        </w:rPr>
        <w:t xml:space="preserve">содержат коды инспекций ФНС России по ведомственному ФНС России классификатору "Система обозначений налоговых органов" (СОНО), обслуживающих соответственно физических и </w:t>
      </w:r>
      <w:r w:rsidRPr="008E0B82">
        <w:rPr>
          <w:rFonts w:ascii="Times New Roman" w:hAnsi="Times New Roman" w:cs="Times New Roman"/>
          <w:sz w:val="28"/>
          <w:szCs w:val="28"/>
        </w:rPr>
        <w:lastRenderedPageBreak/>
        <w:t xml:space="preserve">юридических лиц на территории, на которой расположен данный адресный </w:t>
      </w:r>
      <w:r w:rsidR="00BA15B4" w:rsidRPr="008E0B82">
        <w:rPr>
          <w:rFonts w:ascii="Times New Roman" w:hAnsi="Times New Roman" w:cs="Times New Roman"/>
          <w:sz w:val="28"/>
          <w:szCs w:val="28"/>
        </w:rPr>
        <w:t>объект.</w:t>
      </w:r>
    </w:p>
    <w:p w14:paraId="7688B8CD" w14:textId="4E401A4C"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"Код территориального участка ИФНС ФЛ" и "Код территориального участка ИФНС ЮЛ" </w:t>
      </w:r>
      <w:r w:rsidRPr="008E0B82">
        <w:rPr>
          <w:rFonts w:ascii="Times New Roman" w:hAnsi="Times New Roman" w:cs="Times New Roman"/>
          <w:sz w:val="28"/>
          <w:szCs w:val="28"/>
        </w:rPr>
        <w:t xml:space="preserve">содержат коды территориальных участков (упраздненных инспекций, преобразованных в подразделения межрайонных инспекций: отделы, территориальные участки и т.п.) ИФНС России по ведомственному справочнику кодов обозначений налоговых органов для целей учета налогоплательщиков (СОУН), обслуживающих соответственно физических и юридических лиц на территории, на которой расположен данный адресный объект. </w:t>
      </w:r>
    </w:p>
    <w:p w14:paraId="762693AC"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"Код ОКАТО"</w:t>
      </w:r>
      <w:r w:rsidRPr="008E0B82">
        <w:rPr>
          <w:rFonts w:ascii="Times New Roman" w:hAnsi="Times New Roman" w:cs="Times New Roman"/>
          <w:sz w:val="28"/>
          <w:szCs w:val="28"/>
        </w:rPr>
        <w:t xml:space="preserve"> содержит код объекта административно-территориального деления по общероссийскому классификатору ОКАТО соответствующего уровня (от субъекта РФ до сельского населенного пункта и внутригородских районов или внутригородских округов). Длина кода – 11 разрядов (заполняются все 11 разрядов). Для адресных объектов, не включенных в классификатор ОКАТО, в этом поле указывается код ОКАТО либо старшего административно-территориального объекта, либо расположенного в непосредственной близости к адресуемому объекту административно-территориального объекта, включенного в ОКАТО.</w:t>
      </w:r>
    </w:p>
    <w:p w14:paraId="40FC14F6"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"Код ОКТМО"</w:t>
      </w:r>
      <w:r w:rsidRPr="008E0B82">
        <w:rPr>
          <w:rFonts w:ascii="Times New Roman" w:hAnsi="Times New Roman" w:cs="Times New Roman"/>
          <w:sz w:val="28"/>
          <w:szCs w:val="28"/>
        </w:rPr>
        <w:t xml:space="preserve"> содержит код муниципального образования по Общероссийскому классификатору территорий муниципальных образований, на территории которого расположен адресуемый объект. Длина кода 11 байт.</w:t>
      </w:r>
    </w:p>
    <w:p w14:paraId="21BCF55D" w14:textId="77777777" w:rsidR="00DF034D" w:rsidRPr="008E0B82" w:rsidRDefault="00DF034D" w:rsidP="008E0B82">
      <w:pPr>
        <w:spacing w:after="0" w:line="360" w:lineRule="auto"/>
        <w:ind w:firstLine="709"/>
        <w:jc w:val="both"/>
        <w:rPr>
          <w:rFonts w:ascii="Times New Roman" w:hAnsi="Times New Roman" w:cs="Times New Roman"/>
          <w:b/>
          <w:sz w:val="28"/>
          <w:szCs w:val="28"/>
        </w:rPr>
      </w:pPr>
      <w:r w:rsidRPr="008E0B82">
        <w:rPr>
          <w:rFonts w:ascii="Times New Roman" w:hAnsi="Times New Roman" w:cs="Times New Roman"/>
          <w:sz w:val="28"/>
          <w:szCs w:val="28"/>
        </w:rPr>
        <w:t>"</w:t>
      </w:r>
      <w:r w:rsidRPr="008E0B82">
        <w:rPr>
          <w:rFonts w:ascii="Times New Roman" w:hAnsi="Times New Roman" w:cs="Times New Roman"/>
          <w:b/>
          <w:sz w:val="28"/>
          <w:szCs w:val="28"/>
        </w:rPr>
        <w:t>Дата внесения записи</w:t>
      </w:r>
      <w:r w:rsidRPr="008E0B82">
        <w:rPr>
          <w:rFonts w:ascii="Times New Roman" w:hAnsi="Times New Roman" w:cs="Times New Roman"/>
          <w:sz w:val="28"/>
          <w:szCs w:val="28"/>
        </w:rPr>
        <w:t>" определяет дату и время внесения записи в БД.</w:t>
      </w:r>
    </w:p>
    <w:p w14:paraId="691DBC03" w14:textId="77777777" w:rsidR="00DF034D" w:rsidRPr="008E0B82" w:rsidRDefault="00DF034D" w:rsidP="008E0B82">
      <w:pPr>
        <w:spacing w:after="0" w:line="360" w:lineRule="auto"/>
        <w:ind w:firstLine="709"/>
        <w:jc w:val="both"/>
        <w:rPr>
          <w:rFonts w:ascii="Times New Roman" w:hAnsi="Times New Roman" w:cs="Times New Roman"/>
          <w:color w:val="FF6600"/>
          <w:sz w:val="28"/>
          <w:szCs w:val="28"/>
        </w:rPr>
      </w:pPr>
      <w:r w:rsidRPr="008E0B82">
        <w:rPr>
          <w:rFonts w:ascii="Times New Roman" w:hAnsi="Times New Roman" w:cs="Times New Roman"/>
          <w:sz w:val="28"/>
          <w:szCs w:val="28"/>
        </w:rPr>
        <w:t>"</w:t>
      </w:r>
      <w:r w:rsidRPr="008E0B82">
        <w:rPr>
          <w:rFonts w:ascii="Times New Roman" w:hAnsi="Times New Roman" w:cs="Times New Roman"/>
          <w:b/>
          <w:sz w:val="28"/>
          <w:szCs w:val="28"/>
        </w:rPr>
        <w:t>Краткое наименование типа объекта</w:t>
      </w:r>
      <w:r w:rsidRPr="008E0B82">
        <w:rPr>
          <w:rFonts w:ascii="Times New Roman" w:hAnsi="Times New Roman" w:cs="Times New Roman"/>
          <w:sz w:val="28"/>
          <w:szCs w:val="28"/>
        </w:rPr>
        <w:t>" содержит краткое наименование типа адресного объекта из файла SOCRBASE.</w:t>
      </w:r>
      <w:r w:rsidRPr="008E0B82">
        <w:rPr>
          <w:rFonts w:ascii="Times New Roman" w:hAnsi="Times New Roman" w:cs="Times New Roman"/>
          <w:sz w:val="28"/>
          <w:szCs w:val="28"/>
          <w:lang w:val="en-US"/>
        </w:rPr>
        <w:t>DBF</w:t>
      </w:r>
      <w:r w:rsidRPr="008E0B82">
        <w:rPr>
          <w:rFonts w:ascii="Times New Roman" w:hAnsi="Times New Roman" w:cs="Times New Roman"/>
          <w:sz w:val="28"/>
          <w:szCs w:val="28"/>
        </w:rPr>
        <w:t>.</w:t>
      </w:r>
    </w:p>
    <w:p w14:paraId="34C2A704" w14:textId="77777777" w:rsidR="00DF034D" w:rsidRPr="008E0B82" w:rsidRDefault="00DF034D" w:rsidP="008E0B82">
      <w:pPr>
        <w:spacing w:after="0" w:line="360" w:lineRule="auto"/>
        <w:ind w:firstLine="709"/>
        <w:jc w:val="both"/>
        <w:rPr>
          <w:rFonts w:ascii="Times New Roman" w:hAnsi="Times New Roman" w:cs="Times New Roman"/>
          <w:iCs/>
          <w:sz w:val="28"/>
          <w:szCs w:val="28"/>
        </w:rPr>
      </w:pPr>
      <w:r w:rsidRPr="008E0B82">
        <w:rPr>
          <w:rFonts w:ascii="Times New Roman" w:hAnsi="Times New Roman" w:cs="Times New Roman"/>
          <w:b/>
          <w:sz w:val="28"/>
          <w:szCs w:val="28"/>
        </w:rPr>
        <w:t>"Уровень адресного объекта</w:t>
      </w:r>
      <w:r w:rsidRPr="008E0B82">
        <w:rPr>
          <w:rFonts w:ascii="Times New Roman" w:hAnsi="Times New Roman" w:cs="Times New Roman"/>
          <w:sz w:val="28"/>
          <w:szCs w:val="28"/>
        </w:rPr>
        <w:t xml:space="preserve">" содержит номер уровня классификации адресных объектов. Перечень уровней адресных объектов и соответствующих им типов адресных объектов определен в таблице </w:t>
      </w:r>
      <w:r w:rsidRPr="008E0B82">
        <w:rPr>
          <w:rFonts w:ascii="Times New Roman" w:hAnsi="Times New Roman" w:cs="Times New Roman"/>
          <w:i/>
          <w:iCs/>
          <w:sz w:val="28"/>
          <w:szCs w:val="28"/>
          <w:lang w:val="en-US"/>
        </w:rPr>
        <w:t>SOCRBASE</w:t>
      </w:r>
      <w:r w:rsidRPr="008E0B82">
        <w:rPr>
          <w:rFonts w:ascii="Times New Roman" w:hAnsi="Times New Roman" w:cs="Times New Roman"/>
          <w:i/>
          <w:iCs/>
          <w:sz w:val="28"/>
          <w:szCs w:val="28"/>
        </w:rPr>
        <w:t xml:space="preserve"> </w:t>
      </w:r>
      <w:r w:rsidRPr="008E0B82">
        <w:rPr>
          <w:rFonts w:ascii="Times New Roman" w:hAnsi="Times New Roman" w:cs="Times New Roman"/>
          <w:iCs/>
          <w:sz w:val="28"/>
          <w:szCs w:val="28"/>
        </w:rPr>
        <w:t>ФИАС</w:t>
      </w:r>
    </w:p>
    <w:p w14:paraId="2A8E1BD2"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Условно выделены следующие уровни адресных объектов:</w:t>
      </w:r>
    </w:p>
    <w:p w14:paraId="28CE1930"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1 – уровень региона</w:t>
      </w:r>
    </w:p>
    <w:p w14:paraId="05A90E5F"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2 – уровень автономного округа (устаревшее)</w:t>
      </w:r>
    </w:p>
    <w:p w14:paraId="41991460"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3 – уровень района</w:t>
      </w:r>
    </w:p>
    <w:p w14:paraId="28AF73C1"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35 – уровень городских и сельских поселений</w:t>
      </w:r>
    </w:p>
    <w:p w14:paraId="6DF87486"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4 – уровень города</w:t>
      </w:r>
    </w:p>
    <w:p w14:paraId="6F9B2878"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5 – уровень внутригородской территории (устаревшее)</w:t>
      </w:r>
    </w:p>
    <w:p w14:paraId="2E6C8419"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6 – уровень населенного пункта</w:t>
      </w:r>
    </w:p>
    <w:p w14:paraId="14147A58"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65 – планировочная структура</w:t>
      </w:r>
    </w:p>
    <w:p w14:paraId="70A62B7A"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7 – уровень улицы</w:t>
      </w:r>
    </w:p>
    <w:p w14:paraId="31DED94A"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75 – земельный участок</w:t>
      </w:r>
    </w:p>
    <w:p w14:paraId="4D42A9FF"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8 – здания, сооружения, объекта незавершенного строительства</w:t>
      </w:r>
    </w:p>
    <w:p w14:paraId="11808BBC"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9 – уровень помещения в пределах здания, сооружения</w:t>
      </w:r>
    </w:p>
    <w:p w14:paraId="0B7D5496"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90 – уровень дополнительных территорий (устаревшее)</w:t>
      </w:r>
    </w:p>
    <w:p w14:paraId="6222B530"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91 – уровень объектов на дополнительных территориях (устаревшее)</w:t>
      </w:r>
    </w:p>
    <w:p w14:paraId="688DE334"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"Идентификатор объекта родительского объекта (региона, района, города, населенного пункта)" </w:t>
      </w:r>
      <w:r w:rsidRPr="008E0B82">
        <w:rPr>
          <w:rFonts w:ascii="Times New Roman" w:hAnsi="Times New Roman" w:cs="Times New Roman"/>
          <w:sz w:val="28"/>
          <w:szCs w:val="28"/>
        </w:rPr>
        <w:t>используется для связи с вышестоящими адресными объектами.</w:t>
      </w:r>
    </w:p>
    <w:p w14:paraId="265229E5"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"Уникальный идентификатор записи" </w:t>
      </w:r>
      <w:r w:rsidRPr="008E0B82">
        <w:rPr>
          <w:rFonts w:ascii="Times New Roman" w:hAnsi="Times New Roman" w:cs="Times New Roman"/>
          <w:sz w:val="28"/>
          <w:szCs w:val="28"/>
        </w:rPr>
        <w:t xml:space="preserve">описан в пункте </w:t>
      </w:r>
      <w:r w:rsidRPr="008E0B82">
        <w:rPr>
          <w:rFonts w:ascii="Times New Roman" w:hAnsi="Times New Roman" w:cs="Times New Roman"/>
          <w:bCs/>
          <w:sz w:val="28"/>
          <w:szCs w:val="28"/>
        </w:rPr>
        <w:t>2.2</w:t>
      </w:r>
      <w:r w:rsidRPr="008E0B82">
        <w:rPr>
          <w:rFonts w:ascii="Times New Roman" w:hAnsi="Times New Roman" w:cs="Times New Roman"/>
          <w:sz w:val="28"/>
          <w:szCs w:val="28"/>
        </w:rPr>
        <w:t>.</w:t>
      </w:r>
    </w:p>
    <w:p w14:paraId="391DEE2A"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"Идентификатор записи связывания с предыдущей исторической записью</w:t>
      </w:r>
      <w:r w:rsidRPr="008E0B82">
        <w:rPr>
          <w:rFonts w:ascii="Times New Roman" w:hAnsi="Times New Roman" w:cs="Times New Roman"/>
          <w:sz w:val="28"/>
          <w:szCs w:val="28"/>
        </w:rPr>
        <w:t>" используется для связи с предыдущим историческим наименованием адресного объекта.</w:t>
      </w:r>
    </w:p>
    <w:p w14:paraId="4C468F08"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"Идентификатор записи связывания с последующей</w:t>
      </w:r>
      <w:r w:rsidRPr="008E0B82">
        <w:rPr>
          <w:rFonts w:ascii="Times New Roman" w:hAnsi="Times New Roman" w:cs="Times New Roman"/>
          <w:sz w:val="28"/>
          <w:szCs w:val="28"/>
        </w:rPr>
        <w:t xml:space="preserve"> </w:t>
      </w:r>
      <w:r w:rsidRPr="008E0B82">
        <w:rPr>
          <w:rFonts w:ascii="Times New Roman" w:hAnsi="Times New Roman" w:cs="Times New Roman"/>
          <w:b/>
          <w:sz w:val="28"/>
          <w:szCs w:val="28"/>
        </w:rPr>
        <w:t>исторической записью</w:t>
      </w:r>
      <w:r w:rsidRPr="008E0B82">
        <w:rPr>
          <w:rFonts w:ascii="Times New Roman" w:hAnsi="Times New Roman" w:cs="Times New Roman"/>
          <w:sz w:val="28"/>
          <w:szCs w:val="28"/>
        </w:rPr>
        <w:t>" используется для связи с последующим историческим наименованием адресного объекта.</w:t>
      </w:r>
    </w:p>
    <w:p w14:paraId="49EA1493"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"Код адресного объекта одной строкой с признаком актуальности" </w:t>
      </w:r>
      <w:r w:rsidRPr="008E0B82">
        <w:rPr>
          <w:rFonts w:ascii="Times New Roman" w:hAnsi="Times New Roman" w:cs="Times New Roman"/>
          <w:sz w:val="28"/>
          <w:szCs w:val="28"/>
        </w:rPr>
        <w:t xml:space="preserve">– классификационный код адресного объекта, включая признак актуальности записи. Описан в пункте </w:t>
      </w:r>
      <w:r w:rsidRPr="008E0B82">
        <w:rPr>
          <w:rFonts w:ascii="Times New Roman" w:hAnsi="Times New Roman" w:cs="Times New Roman"/>
          <w:bCs/>
          <w:sz w:val="28"/>
          <w:szCs w:val="28"/>
        </w:rPr>
        <w:t>2.1</w:t>
      </w:r>
      <w:r w:rsidRPr="008E0B82">
        <w:rPr>
          <w:rFonts w:ascii="Times New Roman" w:hAnsi="Times New Roman" w:cs="Times New Roman"/>
          <w:sz w:val="28"/>
          <w:szCs w:val="28"/>
        </w:rPr>
        <w:t>.</w:t>
      </w:r>
    </w:p>
    <w:p w14:paraId="3424301B"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"Код адресного объекта одной строкой без признака актуальности" </w:t>
      </w:r>
      <w:r w:rsidRPr="008E0B82">
        <w:rPr>
          <w:rFonts w:ascii="Times New Roman" w:hAnsi="Times New Roman" w:cs="Times New Roman"/>
          <w:sz w:val="28"/>
          <w:szCs w:val="28"/>
        </w:rPr>
        <w:t xml:space="preserve">– классификационный код адресного объекта по классификатору, исключая признак актуальности записи. Описан в пункте </w:t>
      </w:r>
      <w:r w:rsidRPr="008E0B82">
        <w:rPr>
          <w:rFonts w:ascii="Times New Roman" w:hAnsi="Times New Roman" w:cs="Times New Roman"/>
          <w:bCs/>
          <w:sz w:val="28"/>
          <w:szCs w:val="28"/>
        </w:rPr>
        <w:t>2.1</w:t>
      </w:r>
      <w:r w:rsidRPr="008E0B82">
        <w:rPr>
          <w:rFonts w:ascii="Times New Roman" w:hAnsi="Times New Roman" w:cs="Times New Roman"/>
          <w:sz w:val="28"/>
          <w:szCs w:val="28"/>
        </w:rPr>
        <w:t>.</w:t>
      </w:r>
    </w:p>
    <w:p w14:paraId="6B565A71"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"Статус актуальности адресного объекта" – </w:t>
      </w:r>
      <w:r w:rsidRPr="008E0B82">
        <w:rPr>
          <w:rFonts w:ascii="Times New Roman" w:hAnsi="Times New Roman" w:cs="Times New Roman"/>
          <w:sz w:val="28"/>
          <w:szCs w:val="28"/>
        </w:rPr>
        <w:t>определяет, является ли эта запись по адресному объекту актуальной на текущую дату (0 – не актуальный, 1- актуальный).</w:t>
      </w:r>
    </w:p>
    <w:p w14:paraId="6AD88AB3"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lastRenderedPageBreak/>
        <w:t xml:space="preserve">"Статус исторической записи" – </w:t>
      </w:r>
      <w:r w:rsidRPr="008E0B82">
        <w:rPr>
          <w:rFonts w:ascii="Times New Roman" w:hAnsi="Times New Roman" w:cs="Times New Roman"/>
          <w:sz w:val="28"/>
          <w:szCs w:val="28"/>
        </w:rPr>
        <w:t xml:space="preserve">определяет, является ли эта запись по адресному объекту последней в его жизненном цикле или нет (0 – не последняя, 1- последняя). </w:t>
      </w:r>
    </w:p>
    <w:p w14:paraId="104DD35E"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"Статус центра"</w:t>
      </w:r>
      <w:r w:rsidRPr="008E0B82">
        <w:rPr>
          <w:rFonts w:ascii="Times New Roman" w:hAnsi="Times New Roman" w:cs="Times New Roman"/>
          <w:sz w:val="28"/>
          <w:szCs w:val="28"/>
        </w:rPr>
        <w:t xml:space="preserve"> содержит значение признака (“признак центра”), которое определяет, является ли данный адресный объект центром административно - территориального образования: столицей республики, центром края, области, района и т.п. Длина – 1 разряд. Данный блок может содержать следующие значения:</w:t>
      </w:r>
    </w:p>
    <w:p w14:paraId="14B264A3" w14:textId="77777777" w:rsidR="00DF034D" w:rsidRPr="008E0B82" w:rsidRDefault="00DF034D"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t>0 – объект не является центром административно-территориального образования;</w:t>
      </w:r>
    </w:p>
    <w:p w14:paraId="1ACB907E" w14:textId="77777777" w:rsidR="00DF034D" w:rsidRPr="008E0B82" w:rsidRDefault="00DF034D"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t>1 – объект является центром района;</w:t>
      </w:r>
    </w:p>
    <w:p w14:paraId="0E72EBFF" w14:textId="77777777" w:rsidR="00DF034D" w:rsidRPr="008E0B82" w:rsidRDefault="00DF034D"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t>2 – объект является центром (столицей) региона;</w:t>
      </w:r>
    </w:p>
    <w:p w14:paraId="69D44E48" w14:textId="37FC2603" w:rsidR="00DF034D" w:rsidRPr="008E0B82" w:rsidRDefault="00DF034D"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t xml:space="preserve">3 – объект является одновременно и </w:t>
      </w:r>
      <w:r w:rsidR="00BA15B4" w:rsidRPr="008E0B82">
        <w:rPr>
          <w:rFonts w:ascii="Times New Roman" w:hAnsi="Times New Roman" w:cs="Times New Roman"/>
          <w:sz w:val="28"/>
          <w:szCs w:val="28"/>
        </w:rPr>
        <w:t>центром района,</w:t>
      </w:r>
      <w:r w:rsidRPr="008E0B82">
        <w:rPr>
          <w:rFonts w:ascii="Times New Roman" w:hAnsi="Times New Roman" w:cs="Times New Roman"/>
          <w:sz w:val="28"/>
          <w:szCs w:val="28"/>
        </w:rPr>
        <w:t xml:space="preserve"> и центром региона.</w:t>
      </w:r>
    </w:p>
    <w:p w14:paraId="10CC0649" w14:textId="6719A23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"Статус действия" </w:t>
      </w:r>
      <w:r w:rsidRPr="008E0B82">
        <w:rPr>
          <w:rFonts w:ascii="Times New Roman" w:hAnsi="Times New Roman" w:cs="Times New Roman"/>
          <w:sz w:val="28"/>
          <w:szCs w:val="28"/>
        </w:rPr>
        <w:t xml:space="preserve">- определяет причину появления записи в БД. (см. таблицу </w:t>
      </w:r>
      <w:r w:rsidR="00BA15B4" w:rsidRPr="008E0B82">
        <w:rPr>
          <w:rFonts w:ascii="Times New Roman" w:hAnsi="Times New Roman" w:cs="Times New Roman"/>
          <w:sz w:val="28"/>
          <w:szCs w:val="28"/>
          <w:lang w:val="en-US"/>
        </w:rPr>
        <w:t>Operation</w:t>
      </w:r>
      <w:r w:rsidR="00BA15B4" w:rsidRPr="008E0B82">
        <w:rPr>
          <w:rFonts w:ascii="Times New Roman" w:hAnsi="Times New Roman" w:cs="Times New Roman"/>
          <w:sz w:val="28"/>
          <w:szCs w:val="28"/>
        </w:rPr>
        <w:t xml:space="preserve"> </w:t>
      </w:r>
      <w:r w:rsidR="00BA15B4" w:rsidRPr="008E0B82">
        <w:rPr>
          <w:rFonts w:ascii="Times New Roman" w:hAnsi="Times New Roman" w:cs="Times New Roman"/>
          <w:sz w:val="28"/>
          <w:szCs w:val="28"/>
          <w:lang w:val="en-US"/>
        </w:rPr>
        <w:t>Statuses</w:t>
      </w:r>
      <w:r w:rsidRPr="008E0B82">
        <w:rPr>
          <w:rFonts w:ascii="Times New Roman" w:hAnsi="Times New Roman" w:cs="Times New Roman"/>
          <w:sz w:val="28"/>
          <w:szCs w:val="28"/>
        </w:rPr>
        <w:t>).</w:t>
      </w:r>
    </w:p>
    <w:p w14:paraId="7E19E818"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"Статус актуальности в соответствии " </w:t>
      </w:r>
      <w:r w:rsidRPr="008E0B82">
        <w:rPr>
          <w:rFonts w:ascii="Times New Roman" w:hAnsi="Times New Roman" w:cs="Times New Roman"/>
          <w:sz w:val="28"/>
          <w:szCs w:val="28"/>
        </w:rPr>
        <w:t xml:space="preserve">с классификацией адресных элементов и адресных объектов.  Содержит значение признака актуальности адресного элемента и объекта адресации. </w:t>
      </w:r>
    </w:p>
    <w:p w14:paraId="42E9EF28"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"Дата начала записи</w:t>
      </w:r>
      <w:r w:rsidRPr="008E0B82">
        <w:rPr>
          <w:rFonts w:ascii="Times New Roman" w:hAnsi="Times New Roman" w:cs="Times New Roman"/>
          <w:sz w:val="28"/>
          <w:szCs w:val="28"/>
        </w:rPr>
        <w:t xml:space="preserve">" определяет дату начала действия записи. </w:t>
      </w:r>
    </w:p>
    <w:p w14:paraId="2388B6E9"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"Дата окончания действия записи"</w:t>
      </w:r>
      <w:r w:rsidRPr="008E0B82">
        <w:rPr>
          <w:rFonts w:ascii="Times New Roman" w:hAnsi="Times New Roman" w:cs="Times New Roman"/>
          <w:sz w:val="28"/>
          <w:szCs w:val="28"/>
        </w:rPr>
        <w:t xml:space="preserve"> определяет дату окончания действия записи.</w:t>
      </w:r>
    </w:p>
    <w:p w14:paraId="4EDDD944"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"Признак адресации"</w:t>
      </w:r>
      <w:r w:rsidRPr="008E0B82">
        <w:rPr>
          <w:rFonts w:ascii="Times New Roman" w:hAnsi="Times New Roman" w:cs="Times New Roman"/>
          <w:sz w:val="28"/>
          <w:szCs w:val="28"/>
        </w:rPr>
        <w:t xml:space="preserve"> определяет, в каком разрезе – муниципальном или административно-территориальном заведен адрес.</w:t>
      </w:r>
    </w:p>
    <w:p w14:paraId="2FE4F0A1"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"Кадастровый номер" </w:t>
      </w:r>
      <w:r w:rsidRPr="008E0B82">
        <w:rPr>
          <w:rFonts w:ascii="Times New Roman" w:hAnsi="Times New Roman" w:cs="Times New Roman"/>
          <w:sz w:val="28"/>
          <w:szCs w:val="28"/>
        </w:rPr>
        <w:t>определяет</w:t>
      </w:r>
      <w:r w:rsidRPr="008E0B82">
        <w:rPr>
          <w:rFonts w:ascii="Times New Roman" w:hAnsi="Times New Roman" w:cs="Times New Roman"/>
          <w:b/>
          <w:sz w:val="28"/>
          <w:szCs w:val="28"/>
        </w:rPr>
        <w:t xml:space="preserve"> </w:t>
      </w:r>
      <w:r w:rsidRPr="008E0B82">
        <w:rPr>
          <w:rFonts w:ascii="Times New Roman" w:hAnsi="Times New Roman" w:cs="Times New Roman"/>
          <w:sz w:val="28"/>
          <w:szCs w:val="28"/>
        </w:rPr>
        <w:t>уникальный номер объекта недвижимости, присваиваемый ему при осуществлении кадастрового и технического учёта.</w:t>
      </w:r>
    </w:p>
    <w:p w14:paraId="7CF00BAE" w14:textId="282514AF" w:rsidR="00DF034D" w:rsidRPr="008E0B82" w:rsidRDefault="00BA15B4"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t xml:space="preserve">Описание элементов реестра </w:t>
      </w:r>
      <w:r w:rsidR="00DF034D" w:rsidRPr="008E0B82">
        <w:rPr>
          <w:rFonts w:ascii="Times New Roman" w:hAnsi="Times New Roman" w:cs="Times New Roman"/>
          <w:sz w:val="28"/>
          <w:szCs w:val="28"/>
        </w:rPr>
        <w:t>объектов адресации</w:t>
      </w:r>
    </w:p>
    <w:p w14:paraId="1FFCFF16"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Сведения об элементах адреса, идентифицирующих адресуемые объекты, представлены в Приложении 1 - таблицами </w:t>
      </w:r>
      <w:r w:rsidRPr="008E0B82">
        <w:rPr>
          <w:rFonts w:ascii="Times New Roman" w:hAnsi="Times New Roman" w:cs="Times New Roman"/>
          <w:iCs/>
          <w:sz w:val="28"/>
          <w:szCs w:val="28"/>
          <w:lang w:val="en-US"/>
        </w:rPr>
        <w:t>HOUSE</w:t>
      </w:r>
      <w:r w:rsidRPr="008E0B82">
        <w:rPr>
          <w:rFonts w:ascii="Times New Roman" w:hAnsi="Times New Roman" w:cs="Times New Roman"/>
          <w:iCs/>
          <w:sz w:val="28"/>
          <w:szCs w:val="28"/>
        </w:rPr>
        <w:t xml:space="preserve">, </w:t>
      </w:r>
      <w:r w:rsidRPr="008E0B82">
        <w:rPr>
          <w:rFonts w:ascii="Times New Roman" w:hAnsi="Times New Roman" w:cs="Times New Roman"/>
          <w:sz w:val="28"/>
          <w:szCs w:val="28"/>
          <w:lang w:val="en-US"/>
        </w:rPr>
        <w:t>STEAD</w:t>
      </w:r>
      <w:r w:rsidRPr="008E0B82">
        <w:rPr>
          <w:rFonts w:ascii="Times New Roman" w:hAnsi="Times New Roman" w:cs="Times New Roman"/>
          <w:iCs/>
          <w:sz w:val="28"/>
          <w:szCs w:val="28"/>
        </w:rPr>
        <w:t xml:space="preserve">, </w:t>
      </w:r>
      <w:r w:rsidRPr="008E0B82">
        <w:rPr>
          <w:rFonts w:ascii="Times New Roman" w:hAnsi="Times New Roman" w:cs="Times New Roman"/>
          <w:sz w:val="28"/>
          <w:szCs w:val="28"/>
          <w:lang w:val="en-US"/>
        </w:rPr>
        <w:t>ROOM</w:t>
      </w:r>
      <w:r w:rsidRPr="008E0B82">
        <w:rPr>
          <w:rFonts w:ascii="Times New Roman" w:hAnsi="Times New Roman" w:cs="Times New Roman"/>
          <w:iCs/>
          <w:sz w:val="28"/>
          <w:szCs w:val="28"/>
        </w:rPr>
        <w:t xml:space="preserve"> в Приложении 2 - таблицами </w:t>
      </w:r>
      <w:r w:rsidRPr="008E0B82">
        <w:rPr>
          <w:rFonts w:ascii="Times New Roman" w:hAnsi="Times New Roman" w:cs="Times New Roman"/>
          <w:bCs/>
          <w:sz w:val="28"/>
          <w:szCs w:val="28"/>
        </w:rPr>
        <w:t xml:space="preserve">House, </w:t>
      </w:r>
      <w:r w:rsidRPr="008E0B82">
        <w:rPr>
          <w:rFonts w:ascii="Times New Roman" w:hAnsi="Times New Roman" w:cs="Times New Roman"/>
          <w:bCs/>
          <w:sz w:val="28"/>
          <w:szCs w:val="28"/>
          <w:lang w:val="en-US"/>
        </w:rPr>
        <w:t>Stead</w:t>
      </w:r>
      <w:r w:rsidRPr="008E0B82">
        <w:rPr>
          <w:rFonts w:ascii="Times New Roman" w:hAnsi="Times New Roman" w:cs="Times New Roman"/>
          <w:bCs/>
          <w:sz w:val="28"/>
          <w:szCs w:val="28"/>
        </w:rPr>
        <w:t xml:space="preserve">, </w:t>
      </w:r>
      <w:r w:rsidRPr="008E0B82">
        <w:rPr>
          <w:rFonts w:ascii="Times New Roman" w:hAnsi="Times New Roman" w:cs="Times New Roman"/>
          <w:bCs/>
          <w:sz w:val="28"/>
          <w:szCs w:val="28"/>
          <w:lang w:val="en-US"/>
        </w:rPr>
        <w:t>Room</w:t>
      </w:r>
      <w:r w:rsidRPr="008E0B82">
        <w:rPr>
          <w:rFonts w:ascii="Times New Roman" w:hAnsi="Times New Roman" w:cs="Times New Roman"/>
          <w:sz w:val="28"/>
          <w:szCs w:val="28"/>
        </w:rPr>
        <w:t xml:space="preserve">. </w:t>
      </w:r>
    </w:p>
    <w:p w14:paraId="47D29F9F"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 xml:space="preserve">Таблица </w:t>
      </w:r>
      <w:r w:rsidRPr="008E0B82">
        <w:rPr>
          <w:rFonts w:ascii="Times New Roman" w:hAnsi="Times New Roman" w:cs="Times New Roman"/>
          <w:iCs/>
          <w:sz w:val="28"/>
          <w:szCs w:val="28"/>
          <w:lang w:val="en-US"/>
        </w:rPr>
        <w:t>HOUSE</w:t>
      </w:r>
      <w:r w:rsidRPr="008E0B82">
        <w:rPr>
          <w:rFonts w:ascii="Times New Roman" w:hAnsi="Times New Roman" w:cs="Times New Roman"/>
          <w:iCs/>
          <w:sz w:val="28"/>
          <w:szCs w:val="28"/>
        </w:rPr>
        <w:t xml:space="preserve"> (</w:t>
      </w:r>
      <w:r w:rsidRPr="008E0B82">
        <w:rPr>
          <w:rFonts w:ascii="Times New Roman" w:hAnsi="Times New Roman" w:cs="Times New Roman"/>
          <w:bCs/>
          <w:sz w:val="28"/>
          <w:szCs w:val="28"/>
        </w:rPr>
        <w:t>House)</w:t>
      </w:r>
      <w:r w:rsidRPr="008E0B82">
        <w:rPr>
          <w:rFonts w:ascii="Times New Roman" w:hAnsi="Times New Roman" w:cs="Times New Roman"/>
          <w:sz w:val="28"/>
          <w:szCs w:val="28"/>
        </w:rPr>
        <w:t xml:space="preserve"> содержат информацию о номерах отдельных зданиях, сооружениях и их типах.</w:t>
      </w:r>
    </w:p>
    <w:p w14:paraId="76426C2D"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Таблица </w:t>
      </w:r>
      <w:r w:rsidRPr="008E0B82">
        <w:rPr>
          <w:rFonts w:ascii="Times New Roman" w:hAnsi="Times New Roman" w:cs="Times New Roman"/>
          <w:iCs/>
          <w:sz w:val="28"/>
          <w:szCs w:val="28"/>
          <w:lang w:val="en-US"/>
        </w:rPr>
        <w:t>HOUSEINT</w:t>
      </w:r>
      <w:r w:rsidRPr="008E0B82">
        <w:rPr>
          <w:rFonts w:ascii="Times New Roman" w:hAnsi="Times New Roman" w:cs="Times New Roman"/>
          <w:iCs/>
          <w:sz w:val="28"/>
          <w:szCs w:val="28"/>
        </w:rPr>
        <w:t xml:space="preserve"> (</w:t>
      </w:r>
      <w:r w:rsidRPr="008E0B82">
        <w:rPr>
          <w:rFonts w:ascii="Times New Roman" w:hAnsi="Times New Roman" w:cs="Times New Roman"/>
          <w:bCs/>
          <w:sz w:val="28"/>
          <w:szCs w:val="28"/>
        </w:rPr>
        <w:t>HouseInterval) – устаревшая,</w:t>
      </w:r>
      <w:r w:rsidRPr="008E0B82">
        <w:rPr>
          <w:rFonts w:ascii="Times New Roman" w:hAnsi="Times New Roman" w:cs="Times New Roman"/>
          <w:iCs/>
          <w:sz w:val="28"/>
          <w:szCs w:val="28"/>
        </w:rPr>
        <w:t xml:space="preserve"> </w:t>
      </w:r>
      <w:r w:rsidRPr="008E0B82">
        <w:rPr>
          <w:rFonts w:ascii="Times New Roman" w:hAnsi="Times New Roman" w:cs="Times New Roman"/>
          <w:sz w:val="28"/>
          <w:szCs w:val="28"/>
        </w:rPr>
        <w:t xml:space="preserve">содержала информацию об интервалах зданиях, сооружениях. Все интервалы переведены в таблицу </w:t>
      </w:r>
      <w:r w:rsidRPr="008E0B82">
        <w:rPr>
          <w:rFonts w:ascii="Times New Roman" w:hAnsi="Times New Roman" w:cs="Times New Roman"/>
          <w:sz w:val="28"/>
          <w:szCs w:val="28"/>
          <w:lang w:val="en-US"/>
        </w:rPr>
        <w:t>HOUSE</w:t>
      </w:r>
      <w:r w:rsidRPr="008E0B82">
        <w:rPr>
          <w:rFonts w:ascii="Times New Roman" w:hAnsi="Times New Roman" w:cs="Times New Roman"/>
          <w:sz w:val="28"/>
          <w:szCs w:val="28"/>
        </w:rPr>
        <w:t>.</w:t>
      </w:r>
    </w:p>
    <w:p w14:paraId="6D3CFD3F"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Таблица </w:t>
      </w:r>
      <w:r w:rsidRPr="008E0B82">
        <w:rPr>
          <w:rFonts w:ascii="Times New Roman" w:hAnsi="Times New Roman" w:cs="Times New Roman"/>
          <w:sz w:val="28"/>
          <w:szCs w:val="28"/>
          <w:lang w:val="en-US"/>
        </w:rPr>
        <w:t>STEAD</w:t>
      </w:r>
      <w:r w:rsidRPr="008E0B82">
        <w:rPr>
          <w:rFonts w:ascii="Times New Roman" w:hAnsi="Times New Roman" w:cs="Times New Roman"/>
          <w:sz w:val="28"/>
          <w:szCs w:val="28"/>
        </w:rPr>
        <w:t xml:space="preserve"> содержат информацию о номерах отдельных земельных участков. </w:t>
      </w:r>
    </w:p>
    <w:p w14:paraId="57CC4050"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Таблица </w:t>
      </w:r>
      <w:r w:rsidRPr="008E0B82">
        <w:rPr>
          <w:rFonts w:ascii="Times New Roman" w:hAnsi="Times New Roman" w:cs="Times New Roman"/>
          <w:sz w:val="28"/>
          <w:szCs w:val="28"/>
          <w:lang w:val="en-US"/>
        </w:rPr>
        <w:t>ROOM</w:t>
      </w:r>
      <w:r w:rsidRPr="008E0B82">
        <w:rPr>
          <w:rFonts w:ascii="Times New Roman" w:hAnsi="Times New Roman" w:cs="Times New Roman"/>
          <w:sz w:val="28"/>
          <w:szCs w:val="28"/>
        </w:rPr>
        <w:t xml:space="preserve"> содержат информацию о номерах отдельных помещениях и их типах.</w:t>
      </w:r>
    </w:p>
    <w:p w14:paraId="51CC2297" w14:textId="77777777" w:rsidR="00DF034D" w:rsidRPr="008E0B82" w:rsidRDefault="00DF034D" w:rsidP="008E0B82">
      <w:pPr>
        <w:spacing w:after="0" w:line="360" w:lineRule="auto"/>
        <w:ind w:firstLine="709"/>
        <w:jc w:val="both"/>
        <w:rPr>
          <w:rFonts w:ascii="Times New Roman" w:hAnsi="Times New Roman" w:cs="Times New Roman"/>
          <w:sz w:val="28"/>
          <w:szCs w:val="28"/>
        </w:rPr>
      </w:pPr>
    </w:p>
    <w:p w14:paraId="1F57D96B" w14:textId="474B5282"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4.</w:t>
      </w:r>
      <w:r w:rsidR="00BA15B4" w:rsidRPr="008E0B82">
        <w:rPr>
          <w:rFonts w:ascii="Times New Roman" w:hAnsi="Times New Roman" w:cs="Times New Roman"/>
          <w:sz w:val="28"/>
          <w:szCs w:val="28"/>
        </w:rPr>
        <w:t>1. Таблица</w:t>
      </w:r>
      <w:r w:rsidRPr="008E0B82">
        <w:rPr>
          <w:rFonts w:ascii="Times New Roman" w:hAnsi="Times New Roman" w:cs="Times New Roman"/>
          <w:sz w:val="28"/>
          <w:szCs w:val="28"/>
        </w:rPr>
        <w:t xml:space="preserve"> </w:t>
      </w:r>
      <w:r w:rsidRPr="008E0B82">
        <w:rPr>
          <w:rFonts w:ascii="Times New Roman" w:hAnsi="Times New Roman" w:cs="Times New Roman"/>
          <w:iCs/>
          <w:sz w:val="28"/>
          <w:szCs w:val="28"/>
          <w:lang w:val="en-US"/>
        </w:rPr>
        <w:t>HOUSE</w:t>
      </w:r>
    </w:p>
    <w:p w14:paraId="083C9A31"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"Почтовый индекс"</w:t>
      </w:r>
      <w:r w:rsidRPr="008E0B82">
        <w:rPr>
          <w:rFonts w:ascii="Times New Roman" w:hAnsi="Times New Roman" w:cs="Times New Roman"/>
          <w:sz w:val="28"/>
          <w:szCs w:val="28"/>
        </w:rPr>
        <w:t xml:space="preserve"> содержит почтовый индекс предприятия почтовой связи, обслуживающего данный адресный объект. Длина почтового индекса – 6 разрядов.</w:t>
      </w:r>
    </w:p>
    <w:p w14:paraId="17F405BF"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"Код ИФНС ФЛ" </w:t>
      </w:r>
      <w:r w:rsidRPr="008E0B82">
        <w:rPr>
          <w:rFonts w:ascii="Times New Roman" w:hAnsi="Times New Roman" w:cs="Times New Roman"/>
          <w:sz w:val="28"/>
          <w:szCs w:val="28"/>
        </w:rPr>
        <w:t xml:space="preserve">и </w:t>
      </w:r>
      <w:r w:rsidRPr="008E0B82">
        <w:rPr>
          <w:rFonts w:ascii="Times New Roman" w:hAnsi="Times New Roman" w:cs="Times New Roman"/>
          <w:b/>
          <w:sz w:val="28"/>
          <w:szCs w:val="28"/>
        </w:rPr>
        <w:t xml:space="preserve">"Код ИФНС ЮЛ" </w:t>
      </w:r>
      <w:r w:rsidRPr="008E0B82">
        <w:rPr>
          <w:rFonts w:ascii="Times New Roman" w:hAnsi="Times New Roman" w:cs="Times New Roman"/>
          <w:sz w:val="28"/>
          <w:szCs w:val="28"/>
        </w:rPr>
        <w:t>содержат коды инспекций ФНС России по ведомственному ФНС России классификатору "Система обозначений налоговых органов" (СОНО), обслуживающих соответственно физических и юридических лиц на территории, на которой расположен данный адресный объект. Длина кода – 4 разряда.</w:t>
      </w:r>
    </w:p>
    <w:p w14:paraId="078D2FDB" w14:textId="14689129"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"Код территориального участка ИФНС ФЛ" и "Код территориального участка ИФНС ЮЛ" </w:t>
      </w:r>
      <w:r w:rsidRPr="008E0B82">
        <w:rPr>
          <w:rFonts w:ascii="Times New Roman" w:hAnsi="Times New Roman" w:cs="Times New Roman"/>
          <w:sz w:val="28"/>
          <w:szCs w:val="28"/>
        </w:rPr>
        <w:t xml:space="preserve">содержат коды территориальных участков (упраздненных инспекций, преобразованных в подразделения межрайонных инспекций: отделы, территориальные участки и т.п.) ИФНС России по ведомственному справочнику кодов обозначений налоговых органов для целей учета налогоплательщиков (СОУН), обслуживающих соответственно физических и юридических лиц на территории, на которой расположен данный адресный объект. Длина кода – 4 разряда. </w:t>
      </w:r>
    </w:p>
    <w:p w14:paraId="4E719244" w14:textId="48C06C86"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"Код ОКАТО"</w:t>
      </w:r>
      <w:r w:rsidRPr="008E0B82">
        <w:rPr>
          <w:rFonts w:ascii="Times New Roman" w:hAnsi="Times New Roman" w:cs="Times New Roman"/>
          <w:sz w:val="28"/>
          <w:szCs w:val="28"/>
        </w:rPr>
        <w:t xml:space="preserve"> содержит код объекта административно-территориального деления по общероссийскому классификатору ОКАТО соответствующего </w:t>
      </w:r>
      <w:r w:rsidR="00BA15B4" w:rsidRPr="008E0B82">
        <w:rPr>
          <w:rFonts w:ascii="Times New Roman" w:hAnsi="Times New Roman" w:cs="Times New Roman"/>
          <w:sz w:val="28"/>
          <w:szCs w:val="28"/>
        </w:rPr>
        <w:t>уровня, на</w:t>
      </w:r>
      <w:r w:rsidRPr="008E0B82">
        <w:rPr>
          <w:rFonts w:ascii="Times New Roman" w:hAnsi="Times New Roman" w:cs="Times New Roman"/>
          <w:sz w:val="28"/>
          <w:szCs w:val="28"/>
        </w:rPr>
        <w:t xml:space="preserve"> территории которого находится дом, строение, земельный участок (от субъекта РФ до сельского населенного пункта и внутригородских районов или </w:t>
      </w:r>
      <w:r w:rsidRPr="008E0B82">
        <w:rPr>
          <w:rFonts w:ascii="Times New Roman" w:hAnsi="Times New Roman" w:cs="Times New Roman"/>
          <w:sz w:val="28"/>
          <w:szCs w:val="28"/>
        </w:rPr>
        <w:lastRenderedPageBreak/>
        <w:t>внутригородских округов). Длина кода – 11 разрядов (заполняются все 11 разрядов).</w:t>
      </w:r>
    </w:p>
    <w:p w14:paraId="76050CE6"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"Код ОКТМО"</w:t>
      </w:r>
      <w:r w:rsidRPr="008E0B82">
        <w:rPr>
          <w:rFonts w:ascii="Times New Roman" w:hAnsi="Times New Roman" w:cs="Times New Roman"/>
          <w:sz w:val="28"/>
          <w:szCs w:val="28"/>
        </w:rPr>
        <w:t xml:space="preserve"> содержит код муниципального образования по Общероссийскому классификатору территорий муниципальных образований, на территории которого расположен адресуемый объект. Длина кода 11 байт.</w:t>
      </w:r>
    </w:p>
    <w:p w14:paraId="3ACCB75C" w14:textId="77777777" w:rsidR="00DF034D" w:rsidRPr="008E0B82" w:rsidRDefault="00DF034D" w:rsidP="008E0B82">
      <w:pPr>
        <w:spacing w:after="0" w:line="360" w:lineRule="auto"/>
        <w:ind w:firstLine="709"/>
        <w:jc w:val="both"/>
        <w:rPr>
          <w:rFonts w:ascii="Times New Roman" w:hAnsi="Times New Roman" w:cs="Times New Roman"/>
          <w:b/>
          <w:sz w:val="28"/>
          <w:szCs w:val="28"/>
        </w:rPr>
      </w:pPr>
      <w:r w:rsidRPr="008E0B82">
        <w:rPr>
          <w:rFonts w:ascii="Times New Roman" w:hAnsi="Times New Roman" w:cs="Times New Roman"/>
          <w:sz w:val="28"/>
          <w:szCs w:val="28"/>
        </w:rPr>
        <w:t>"</w:t>
      </w:r>
      <w:r w:rsidRPr="008E0B82">
        <w:rPr>
          <w:rFonts w:ascii="Times New Roman" w:hAnsi="Times New Roman" w:cs="Times New Roman"/>
          <w:b/>
          <w:sz w:val="28"/>
          <w:szCs w:val="28"/>
        </w:rPr>
        <w:t>Дата и время внесения записи</w:t>
      </w:r>
      <w:r w:rsidRPr="008E0B82">
        <w:rPr>
          <w:rFonts w:ascii="Times New Roman" w:hAnsi="Times New Roman" w:cs="Times New Roman"/>
          <w:sz w:val="28"/>
          <w:szCs w:val="28"/>
        </w:rPr>
        <w:t>" определяет дату и время внесения записи в БД.</w:t>
      </w:r>
    </w:p>
    <w:p w14:paraId="5AA31C29" w14:textId="77777777" w:rsidR="00DF034D" w:rsidRPr="008E0B82" w:rsidRDefault="00DF034D" w:rsidP="008E0B82">
      <w:pPr>
        <w:spacing w:after="0" w:line="360" w:lineRule="auto"/>
        <w:ind w:firstLine="709"/>
        <w:jc w:val="both"/>
        <w:rPr>
          <w:rFonts w:ascii="Times New Roman" w:hAnsi="Times New Roman" w:cs="Times New Roman"/>
          <w:color w:val="FF6600"/>
          <w:sz w:val="28"/>
          <w:szCs w:val="28"/>
        </w:rPr>
      </w:pPr>
      <w:r w:rsidRPr="008E0B82">
        <w:rPr>
          <w:rFonts w:ascii="Times New Roman" w:hAnsi="Times New Roman" w:cs="Times New Roman"/>
          <w:b/>
          <w:sz w:val="28"/>
          <w:szCs w:val="28"/>
        </w:rPr>
        <w:t xml:space="preserve">"Номер дома (владения), корпуса, строения" </w:t>
      </w:r>
      <w:r w:rsidRPr="008E0B82">
        <w:rPr>
          <w:rFonts w:ascii="Times New Roman" w:hAnsi="Times New Roman" w:cs="Times New Roman"/>
          <w:sz w:val="28"/>
          <w:szCs w:val="28"/>
        </w:rPr>
        <w:t xml:space="preserve">содержат номер домов, корпусов, строений. </w:t>
      </w:r>
    </w:p>
    <w:p w14:paraId="3E7C45A2" w14:textId="3A0F7724" w:rsidR="00DF034D" w:rsidRPr="008E0B82" w:rsidRDefault="00DF034D" w:rsidP="008E0B82">
      <w:pPr>
        <w:spacing w:after="0" w:line="360" w:lineRule="auto"/>
        <w:ind w:firstLine="709"/>
        <w:jc w:val="both"/>
        <w:rPr>
          <w:rFonts w:ascii="Times New Roman" w:hAnsi="Times New Roman" w:cs="Times New Roman"/>
          <w:iCs/>
          <w:sz w:val="28"/>
          <w:szCs w:val="28"/>
        </w:rPr>
      </w:pPr>
      <w:r w:rsidRPr="008E0B82">
        <w:rPr>
          <w:rFonts w:ascii="Times New Roman" w:hAnsi="Times New Roman" w:cs="Times New Roman"/>
          <w:b/>
          <w:sz w:val="28"/>
          <w:szCs w:val="28"/>
        </w:rPr>
        <w:t>"Признак владения"</w:t>
      </w:r>
      <w:r w:rsidRPr="008E0B82">
        <w:rPr>
          <w:rFonts w:ascii="Times New Roman" w:hAnsi="Times New Roman" w:cs="Times New Roman"/>
          <w:sz w:val="28"/>
          <w:szCs w:val="28"/>
        </w:rPr>
        <w:t xml:space="preserve"> принимает значения в соответствии возможным перечнем их типов. Признаки </w:t>
      </w:r>
      <w:r w:rsidR="00BA15B4" w:rsidRPr="008E0B82">
        <w:rPr>
          <w:rFonts w:ascii="Times New Roman" w:hAnsi="Times New Roman" w:cs="Times New Roman"/>
          <w:sz w:val="28"/>
          <w:szCs w:val="28"/>
        </w:rPr>
        <w:t>владений приведены в</w:t>
      </w:r>
      <w:r w:rsidRPr="008E0B82">
        <w:rPr>
          <w:rFonts w:ascii="Times New Roman" w:hAnsi="Times New Roman" w:cs="Times New Roman"/>
          <w:sz w:val="28"/>
          <w:szCs w:val="28"/>
        </w:rPr>
        <w:t xml:space="preserve"> таблице </w:t>
      </w:r>
      <w:r w:rsidRPr="008E0B82">
        <w:rPr>
          <w:rFonts w:ascii="Times New Roman" w:hAnsi="Times New Roman" w:cs="Times New Roman"/>
          <w:iCs/>
          <w:sz w:val="28"/>
          <w:szCs w:val="28"/>
          <w:lang w:val="en-US"/>
        </w:rPr>
        <w:t>ESTSTAT</w:t>
      </w:r>
      <w:r w:rsidRPr="008E0B82">
        <w:rPr>
          <w:rFonts w:ascii="Times New Roman" w:hAnsi="Times New Roman" w:cs="Times New Roman"/>
          <w:iCs/>
          <w:sz w:val="28"/>
          <w:szCs w:val="28"/>
        </w:rPr>
        <w:t>.</w:t>
      </w:r>
    </w:p>
    <w:p w14:paraId="4088318B" w14:textId="79147365" w:rsidR="00DF034D" w:rsidRPr="008E0B82" w:rsidRDefault="00DF034D" w:rsidP="008E0B82">
      <w:pPr>
        <w:spacing w:after="0" w:line="360" w:lineRule="auto"/>
        <w:ind w:firstLine="709"/>
        <w:jc w:val="both"/>
        <w:rPr>
          <w:rFonts w:ascii="Times New Roman" w:hAnsi="Times New Roman" w:cs="Times New Roman"/>
          <w:iCs/>
          <w:sz w:val="28"/>
          <w:szCs w:val="28"/>
        </w:rPr>
      </w:pPr>
      <w:r w:rsidRPr="008E0B82">
        <w:rPr>
          <w:rFonts w:ascii="Times New Roman" w:hAnsi="Times New Roman" w:cs="Times New Roman"/>
          <w:b/>
          <w:sz w:val="28"/>
          <w:szCs w:val="28"/>
        </w:rPr>
        <w:t>"Признак строения</w:t>
      </w:r>
      <w:r w:rsidRPr="008E0B82">
        <w:rPr>
          <w:rFonts w:ascii="Times New Roman" w:hAnsi="Times New Roman" w:cs="Times New Roman"/>
          <w:sz w:val="28"/>
          <w:szCs w:val="28"/>
        </w:rPr>
        <w:t xml:space="preserve"> принимает значения в соответствии возможным перечнем их типов. Признаки </w:t>
      </w:r>
      <w:r w:rsidR="00BA15B4" w:rsidRPr="008E0B82">
        <w:rPr>
          <w:rFonts w:ascii="Times New Roman" w:hAnsi="Times New Roman" w:cs="Times New Roman"/>
          <w:sz w:val="28"/>
          <w:szCs w:val="28"/>
        </w:rPr>
        <w:t>владений приведены в</w:t>
      </w:r>
      <w:r w:rsidRPr="008E0B82">
        <w:rPr>
          <w:rFonts w:ascii="Times New Roman" w:hAnsi="Times New Roman" w:cs="Times New Roman"/>
          <w:sz w:val="28"/>
          <w:szCs w:val="28"/>
        </w:rPr>
        <w:t xml:space="preserve"> таблице</w:t>
      </w:r>
      <w:r w:rsidRPr="008E0B82">
        <w:rPr>
          <w:rFonts w:ascii="Times New Roman" w:hAnsi="Times New Roman" w:cs="Times New Roman"/>
          <w:i/>
          <w:iCs/>
          <w:sz w:val="28"/>
          <w:szCs w:val="28"/>
        </w:rPr>
        <w:t xml:space="preserve"> </w:t>
      </w:r>
      <w:r w:rsidRPr="008E0B82">
        <w:rPr>
          <w:rFonts w:ascii="Times New Roman" w:hAnsi="Times New Roman" w:cs="Times New Roman"/>
          <w:iCs/>
          <w:sz w:val="28"/>
          <w:szCs w:val="28"/>
          <w:lang w:val="en-US"/>
        </w:rPr>
        <w:t>STRSTAT</w:t>
      </w:r>
      <w:r w:rsidRPr="008E0B82">
        <w:rPr>
          <w:rFonts w:ascii="Times New Roman" w:hAnsi="Times New Roman" w:cs="Times New Roman"/>
          <w:iCs/>
          <w:sz w:val="28"/>
          <w:szCs w:val="28"/>
        </w:rPr>
        <w:t>.</w:t>
      </w:r>
    </w:p>
    <w:p w14:paraId="43E1653B" w14:textId="77777777" w:rsidR="00DF034D" w:rsidRPr="008E0B82" w:rsidRDefault="00DF034D" w:rsidP="008E0B82">
      <w:pPr>
        <w:spacing w:after="0" w:line="360" w:lineRule="auto"/>
        <w:ind w:firstLine="709"/>
        <w:jc w:val="both"/>
        <w:rPr>
          <w:rFonts w:ascii="Times New Roman" w:hAnsi="Times New Roman" w:cs="Times New Roman"/>
          <w:b/>
          <w:sz w:val="28"/>
          <w:szCs w:val="28"/>
        </w:rPr>
      </w:pPr>
      <w:r w:rsidRPr="008E0B82">
        <w:rPr>
          <w:rFonts w:ascii="Times New Roman" w:hAnsi="Times New Roman" w:cs="Times New Roman"/>
          <w:b/>
          <w:sz w:val="28"/>
          <w:szCs w:val="28"/>
        </w:rPr>
        <w:t xml:space="preserve">"Уникальный идентификатор записи дома" </w:t>
      </w:r>
      <w:r w:rsidRPr="008E0B82">
        <w:rPr>
          <w:rFonts w:ascii="Times New Roman" w:hAnsi="Times New Roman" w:cs="Times New Roman"/>
          <w:sz w:val="28"/>
          <w:szCs w:val="28"/>
        </w:rPr>
        <w:t xml:space="preserve">описан в пункте </w:t>
      </w:r>
      <w:r w:rsidRPr="008E0B82">
        <w:rPr>
          <w:rFonts w:ascii="Times New Roman" w:hAnsi="Times New Roman" w:cs="Times New Roman"/>
          <w:bCs/>
          <w:sz w:val="28"/>
          <w:szCs w:val="28"/>
        </w:rPr>
        <w:t>2.2.</w:t>
      </w:r>
      <w:r w:rsidRPr="008E0B82">
        <w:rPr>
          <w:rFonts w:ascii="Times New Roman" w:hAnsi="Times New Roman" w:cs="Times New Roman"/>
          <w:b/>
          <w:bCs/>
          <w:sz w:val="28"/>
          <w:szCs w:val="28"/>
        </w:rPr>
        <w:t xml:space="preserve"> </w:t>
      </w:r>
    </w:p>
    <w:p w14:paraId="38F56A11" w14:textId="77777777" w:rsidR="00DF034D" w:rsidRPr="008E0B82" w:rsidRDefault="00DF034D" w:rsidP="008E0B82">
      <w:pPr>
        <w:spacing w:after="0" w:line="360" w:lineRule="auto"/>
        <w:ind w:firstLine="709"/>
        <w:jc w:val="both"/>
        <w:rPr>
          <w:rFonts w:ascii="Times New Roman" w:hAnsi="Times New Roman" w:cs="Times New Roman"/>
          <w:color w:val="FF6600"/>
          <w:sz w:val="28"/>
          <w:szCs w:val="28"/>
        </w:rPr>
      </w:pPr>
      <w:r w:rsidRPr="008E0B82">
        <w:rPr>
          <w:rFonts w:ascii="Times New Roman" w:hAnsi="Times New Roman" w:cs="Times New Roman"/>
          <w:b/>
          <w:sz w:val="28"/>
          <w:szCs w:val="28"/>
        </w:rPr>
        <w:t>"Глобальный уникальный идентификатор дома"</w:t>
      </w:r>
      <w:r w:rsidRPr="008E0B82">
        <w:rPr>
          <w:rFonts w:ascii="Times New Roman" w:hAnsi="Times New Roman" w:cs="Times New Roman"/>
          <w:sz w:val="28"/>
          <w:szCs w:val="28"/>
        </w:rPr>
        <w:t xml:space="preserve"> описан в пункте </w:t>
      </w:r>
      <w:r w:rsidRPr="008E0B82">
        <w:rPr>
          <w:rFonts w:ascii="Times New Roman" w:hAnsi="Times New Roman" w:cs="Times New Roman"/>
          <w:bCs/>
          <w:sz w:val="28"/>
          <w:szCs w:val="28"/>
        </w:rPr>
        <w:t>2.2</w:t>
      </w:r>
      <w:r w:rsidRPr="008E0B82">
        <w:rPr>
          <w:rFonts w:ascii="Times New Roman" w:hAnsi="Times New Roman" w:cs="Times New Roman"/>
          <w:b/>
          <w:bCs/>
          <w:sz w:val="28"/>
          <w:szCs w:val="28"/>
        </w:rPr>
        <w:t xml:space="preserve">  </w:t>
      </w:r>
    </w:p>
    <w:p w14:paraId="39F2DBA7"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"Идентификатор объекта родительского объекта (города, населенного пункта, улицы и т.п.)"</w:t>
      </w:r>
      <w:r w:rsidRPr="008E0B82">
        <w:rPr>
          <w:rFonts w:ascii="Times New Roman" w:hAnsi="Times New Roman" w:cs="Times New Roman"/>
          <w:sz w:val="28"/>
          <w:szCs w:val="28"/>
        </w:rPr>
        <w:t xml:space="preserve"> содержит идентификационный код адресного объекта по классификатору адресообразующих элементов, на территории которого находится дом.</w:t>
      </w:r>
    </w:p>
    <w:p w14:paraId="34E16877"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"Дата начала записи</w:t>
      </w:r>
      <w:r w:rsidRPr="008E0B82">
        <w:rPr>
          <w:rFonts w:ascii="Times New Roman" w:hAnsi="Times New Roman" w:cs="Times New Roman"/>
          <w:sz w:val="28"/>
          <w:szCs w:val="28"/>
        </w:rPr>
        <w:t xml:space="preserve">" определяет дату начала действия записи. </w:t>
      </w:r>
    </w:p>
    <w:p w14:paraId="46716C0E" w14:textId="77777777" w:rsidR="00DF034D" w:rsidRPr="008E0B82" w:rsidRDefault="00DF034D" w:rsidP="008E0B82">
      <w:pPr>
        <w:spacing w:after="0" w:line="360" w:lineRule="auto"/>
        <w:ind w:firstLine="709"/>
        <w:jc w:val="both"/>
        <w:rPr>
          <w:rFonts w:ascii="Times New Roman" w:hAnsi="Times New Roman" w:cs="Times New Roman"/>
          <w:b/>
          <w:sz w:val="28"/>
          <w:szCs w:val="28"/>
        </w:rPr>
      </w:pPr>
      <w:r w:rsidRPr="008E0B82">
        <w:rPr>
          <w:rFonts w:ascii="Times New Roman" w:hAnsi="Times New Roman" w:cs="Times New Roman"/>
          <w:b/>
          <w:sz w:val="28"/>
          <w:szCs w:val="28"/>
        </w:rPr>
        <w:t>"Дата окончания действия записи"</w:t>
      </w:r>
      <w:r w:rsidRPr="008E0B82">
        <w:rPr>
          <w:rFonts w:ascii="Times New Roman" w:hAnsi="Times New Roman" w:cs="Times New Roman"/>
          <w:sz w:val="28"/>
          <w:szCs w:val="28"/>
        </w:rPr>
        <w:t xml:space="preserve"> определяет дату окончания действия записи.</w:t>
      </w:r>
    </w:p>
    <w:p w14:paraId="084B323A"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"Состояние дома"</w:t>
      </w:r>
      <w:r w:rsidRPr="008E0B82">
        <w:rPr>
          <w:rFonts w:ascii="Times New Roman" w:hAnsi="Times New Roman" w:cs="Times New Roman"/>
          <w:sz w:val="28"/>
          <w:szCs w:val="28"/>
        </w:rPr>
        <w:t xml:space="preserve"> характеризует текущее состояние дома. Содержит коды состояния домов, используемые в БТИ.</w:t>
      </w:r>
    </w:p>
    <w:p w14:paraId="47D28614"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"Признак адресации"</w:t>
      </w:r>
      <w:r w:rsidRPr="008E0B82">
        <w:rPr>
          <w:rFonts w:ascii="Times New Roman" w:hAnsi="Times New Roman" w:cs="Times New Roman"/>
          <w:sz w:val="28"/>
          <w:szCs w:val="28"/>
        </w:rPr>
        <w:t xml:space="preserve"> определяет, в каком разрезе – муниципальном или административно-территориальном заведен адрес.</w:t>
      </w:r>
    </w:p>
    <w:p w14:paraId="726E9124"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"Кадастровый номер" </w:t>
      </w:r>
      <w:r w:rsidRPr="008E0B82">
        <w:rPr>
          <w:rFonts w:ascii="Times New Roman" w:hAnsi="Times New Roman" w:cs="Times New Roman"/>
          <w:sz w:val="28"/>
          <w:szCs w:val="28"/>
        </w:rPr>
        <w:t>определяет</w:t>
      </w:r>
      <w:r w:rsidRPr="008E0B82">
        <w:rPr>
          <w:rFonts w:ascii="Times New Roman" w:hAnsi="Times New Roman" w:cs="Times New Roman"/>
          <w:b/>
          <w:sz w:val="28"/>
          <w:szCs w:val="28"/>
        </w:rPr>
        <w:t xml:space="preserve"> </w:t>
      </w:r>
      <w:r w:rsidRPr="008E0B82">
        <w:rPr>
          <w:rFonts w:ascii="Times New Roman" w:hAnsi="Times New Roman" w:cs="Times New Roman"/>
          <w:sz w:val="28"/>
          <w:szCs w:val="28"/>
        </w:rPr>
        <w:t>уникальный номер объекта недвижимости, присваиваемый ему при осуществлении кадастрового и технического учёта.</w:t>
      </w:r>
    </w:p>
    <w:p w14:paraId="16C31727" w14:textId="77777777" w:rsidR="00DF034D" w:rsidRPr="008E0B82" w:rsidRDefault="00DF034D" w:rsidP="008E0B82">
      <w:pPr>
        <w:spacing w:after="0" w:line="360" w:lineRule="auto"/>
        <w:ind w:firstLine="709"/>
        <w:jc w:val="both"/>
        <w:rPr>
          <w:rFonts w:ascii="Times New Roman" w:hAnsi="Times New Roman" w:cs="Times New Roman"/>
          <w:sz w:val="28"/>
          <w:szCs w:val="28"/>
        </w:rPr>
      </w:pPr>
    </w:p>
    <w:p w14:paraId="555BFD6C"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4.2. Таблица HOUSEINT.</w:t>
      </w:r>
    </w:p>
    <w:p w14:paraId="4515F24C" w14:textId="77777777" w:rsidR="00DF034D" w:rsidRPr="008E0B82" w:rsidRDefault="00DF034D" w:rsidP="008E0B82">
      <w:pPr>
        <w:spacing w:after="0" w:line="360" w:lineRule="auto"/>
        <w:ind w:firstLine="709"/>
        <w:jc w:val="both"/>
        <w:rPr>
          <w:rFonts w:ascii="Times New Roman" w:hAnsi="Times New Roman" w:cs="Times New Roman"/>
          <w:sz w:val="28"/>
          <w:szCs w:val="28"/>
        </w:rPr>
      </w:pPr>
      <w:bookmarkStart w:id="3" w:name="_Toc414976607"/>
      <w:r w:rsidRPr="008E0B82">
        <w:rPr>
          <w:rFonts w:ascii="Times New Roman" w:hAnsi="Times New Roman" w:cs="Times New Roman"/>
          <w:sz w:val="28"/>
          <w:szCs w:val="28"/>
        </w:rPr>
        <w:lastRenderedPageBreak/>
        <w:t xml:space="preserve">Устаревшая таблица с интервалами домов. Все интервалы были переведены в таблицу </w:t>
      </w:r>
      <w:r w:rsidRPr="008E0B82">
        <w:rPr>
          <w:rFonts w:ascii="Times New Roman" w:hAnsi="Times New Roman" w:cs="Times New Roman"/>
          <w:sz w:val="28"/>
          <w:szCs w:val="28"/>
          <w:lang w:val="en-US"/>
        </w:rPr>
        <w:t>HOUSE</w:t>
      </w:r>
      <w:r w:rsidRPr="008E0B82">
        <w:rPr>
          <w:rFonts w:ascii="Times New Roman" w:hAnsi="Times New Roman" w:cs="Times New Roman"/>
          <w:sz w:val="28"/>
          <w:szCs w:val="28"/>
        </w:rPr>
        <w:t xml:space="preserve"> (дома).</w:t>
      </w:r>
    </w:p>
    <w:p w14:paraId="75FD342F" w14:textId="77777777" w:rsidR="00DF034D" w:rsidRPr="008E0B82" w:rsidRDefault="00DF034D" w:rsidP="008E0B82">
      <w:pPr>
        <w:spacing w:after="0" w:line="360" w:lineRule="auto"/>
        <w:ind w:firstLine="709"/>
        <w:jc w:val="both"/>
        <w:rPr>
          <w:rFonts w:ascii="Times New Roman" w:hAnsi="Times New Roman" w:cs="Times New Roman"/>
          <w:sz w:val="28"/>
          <w:szCs w:val="28"/>
        </w:rPr>
      </w:pPr>
    </w:p>
    <w:p w14:paraId="0DC7E278"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4.3.  Описание земельных участков</w:t>
      </w:r>
      <w:bookmarkEnd w:id="3"/>
    </w:p>
    <w:p w14:paraId="4847BE94" w14:textId="523F7478"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Состав элементов представлен в Приложении 1 - </w:t>
      </w:r>
      <w:r w:rsidR="00BA15B4" w:rsidRPr="008E0B82">
        <w:rPr>
          <w:rFonts w:ascii="Times New Roman" w:hAnsi="Times New Roman" w:cs="Times New Roman"/>
          <w:sz w:val="28"/>
          <w:szCs w:val="28"/>
        </w:rPr>
        <w:t>таблицей STEAD</w:t>
      </w:r>
      <w:r w:rsidRPr="008E0B82">
        <w:rPr>
          <w:rFonts w:ascii="Times New Roman" w:hAnsi="Times New Roman" w:cs="Times New Roman"/>
          <w:sz w:val="28"/>
          <w:szCs w:val="28"/>
        </w:rPr>
        <w:t xml:space="preserve"> и в Приложении 2 - таблицей </w:t>
      </w:r>
      <w:r w:rsidRPr="008E0B82">
        <w:rPr>
          <w:rFonts w:ascii="Times New Roman" w:hAnsi="Times New Roman" w:cs="Times New Roman"/>
          <w:bCs/>
          <w:sz w:val="28"/>
          <w:szCs w:val="28"/>
          <w:lang w:val="en-US"/>
        </w:rPr>
        <w:t>Stead</w:t>
      </w:r>
    </w:p>
    <w:p w14:paraId="03671B52" w14:textId="1D1F0EFE"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"Глобальный уникальный идентификационный код адресного объекта"</w:t>
      </w:r>
      <w:r w:rsidRPr="008E0B82">
        <w:rPr>
          <w:rFonts w:ascii="Times New Roman" w:hAnsi="Times New Roman" w:cs="Times New Roman"/>
          <w:sz w:val="28"/>
          <w:szCs w:val="28"/>
        </w:rPr>
        <w:t xml:space="preserve"> описан в пункте </w:t>
      </w:r>
      <w:r w:rsidR="00BA15B4" w:rsidRPr="008E0B82">
        <w:rPr>
          <w:rFonts w:ascii="Times New Roman" w:hAnsi="Times New Roman" w:cs="Times New Roman"/>
          <w:bCs/>
          <w:sz w:val="28"/>
          <w:szCs w:val="28"/>
        </w:rPr>
        <w:t>2.1.1.2</w:t>
      </w:r>
      <w:r w:rsidR="00BA15B4" w:rsidRPr="008E0B82">
        <w:rPr>
          <w:rFonts w:ascii="Times New Roman" w:hAnsi="Times New Roman" w:cs="Times New Roman"/>
          <w:b/>
          <w:bCs/>
          <w:sz w:val="28"/>
          <w:szCs w:val="28"/>
        </w:rPr>
        <w:t>.</w:t>
      </w:r>
    </w:p>
    <w:p w14:paraId="258FCD51"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"Номер участка"</w:t>
      </w:r>
      <w:r w:rsidRPr="008E0B82">
        <w:rPr>
          <w:rFonts w:ascii="Times New Roman" w:hAnsi="Times New Roman" w:cs="Times New Roman"/>
          <w:sz w:val="28"/>
          <w:szCs w:val="28"/>
        </w:rPr>
        <w:t xml:space="preserve"> содержит номер участка.</w:t>
      </w:r>
    </w:p>
    <w:p w14:paraId="18C45C91"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"Код региона"</w:t>
      </w:r>
      <w:r w:rsidRPr="008E0B82">
        <w:rPr>
          <w:rFonts w:ascii="Times New Roman" w:hAnsi="Times New Roman" w:cs="Times New Roman"/>
          <w:sz w:val="28"/>
          <w:szCs w:val="28"/>
        </w:rPr>
        <w:t xml:space="preserve"> код региона.</w:t>
      </w:r>
    </w:p>
    <w:p w14:paraId="401FECBC"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"Почтовый индекс отделения связи"</w:t>
      </w:r>
      <w:r w:rsidRPr="008E0B82">
        <w:rPr>
          <w:rFonts w:ascii="Times New Roman" w:hAnsi="Times New Roman" w:cs="Times New Roman"/>
          <w:sz w:val="28"/>
          <w:szCs w:val="28"/>
        </w:rPr>
        <w:t xml:space="preserve"> содержит почтовый индекс предприятия почтовой связи, обслуживающего данный адресный объект. </w:t>
      </w:r>
    </w:p>
    <w:p w14:paraId="23C9BBC5" w14:textId="4ABEC216"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"Код ИФНС ФЛ" и "Код ИФНС ЮЛ" </w:t>
      </w:r>
      <w:r w:rsidRPr="008E0B82">
        <w:rPr>
          <w:rFonts w:ascii="Times New Roman" w:hAnsi="Times New Roman" w:cs="Times New Roman"/>
          <w:sz w:val="28"/>
          <w:szCs w:val="28"/>
        </w:rPr>
        <w:t xml:space="preserve">содержат коды инспекций ФНС России по ведомственному ФНС России классификатору "Система обозначений налоговых органов" (СОНО), обслуживающих соответственно физических и юридических лиц на территории, на которой расположен данный адресный </w:t>
      </w:r>
      <w:r w:rsidR="00BA15B4" w:rsidRPr="008E0B82">
        <w:rPr>
          <w:rFonts w:ascii="Times New Roman" w:hAnsi="Times New Roman" w:cs="Times New Roman"/>
          <w:sz w:val="28"/>
          <w:szCs w:val="28"/>
        </w:rPr>
        <w:t>объект.</w:t>
      </w:r>
    </w:p>
    <w:p w14:paraId="0D353562" w14:textId="53318F6A"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"Код территориального участка ИФНС ФЛ" и "Код территориального участка ИФНС ЮЛ" </w:t>
      </w:r>
      <w:r w:rsidRPr="008E0B82">
        <w:rPr>
          <w:rFonts w:ascii="Times New Roman" w:hAnsi="Times New Roman" w:cs="Times New Roman"/>
          <w:sz w:val="28"/>
          <w:szCs w:val="28"/>
        </w:rPr>
        <w:t xml:space="preserve">содержат коды территориальных участков (упраздненных инспекций, преобразованных в подразделения межрайонных инспекций: отделы, территориальные участки и т.п.) ИФНС России по ведомственному справочнику кодов обозначений налоговых органов для целей учета налогоплательщиков (СОУН), обслуживающих соответственно физических и юридических лиц на территории, на которой расположен данный адресный объект. </w:t>
      </w:r>
    </w:p>
    <w:p w14:paraId="4D4DA8A6"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"Код ОКАТО"</w:t>
      </w:r>
      <w:r w:rsidRPr="008E0B82">
        <w:rPr>
          <w:rFonts w:ascii="Times New Roman" w:hAnsi="Times New Roman" w:cs="Times New Roman"/>
          <w:sz w:val="28"/>
          <w:szCs w:val="28"/>
        </w:rPr>
        <w:t xml:space="preserve"> содержит код объекта административно-территориального деления по общероссийскому классификатору ОКАТО соответствующего уровня (от субъекта РФ до сельского населенного пункта и внутригородских районов или внутригородских округов). Длина кода – 11 разрядов (заполняются все 11 разрядов). Для адресных объектов, не включенных в классификатор ОКАТО, в этом поле указывается код ОКАТО либо старшего административно-территориального объекта, либо расположенного в непосредственной близости к </w:t>
      </w:r>
      <w:r w:rsidRPr="008E0B82">
        <w:rPr>
          <w:rFonts w:ascii="Times New Roman" w:hAnsi="Times New Roman" w:cs="Times New Roman"/>
          <w:sz w:val="28"/>
          <w:szCs w:val="28"/>
        </w:rPr>
        <w:lastRenderedPageBreak/>
        <w:t>адресуемому объекту административно-территориального объекта, включенного в ОКАТО.</w:t>
      </w:r>
    </w:p>
    <w:p w14:paraId="374BBD0D"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"Код ОКТМО"</w:t>
      </w:r>
      <w:r w:rsidRPr="008E0B82">
        <w:rPr>
          <w:rFonts w:ascii="Times New Roman" w:hAnsi="Times New Roman" w:cs="Times New Roman"/>
          <w:sz w:val="28"/>
          <w:szCs w:val="28"/>
        </w:rPr>
        <w:t xml:space="preserve"> содержит код муниципального образования по Общероссийскому классификатору территорий муниципальных образований, на территории которого расположен адресуемый объект. Длина кода 11 байт.</w:t>
      </w:r>
    </w:p>
    <w:p w14:paraId="6FA05FE8" w14:textId="77777777" w:rsidR="00DF034D" w:rsidRPr="008E0B82" w:rsidRDefault="00DF034D" w:rsidP="008E0B82">
      <w:pPr>
        <w:spacing w:after="0" w:line="360" w:lineRule="auto"/>
        <w:ind w:firstLine="709"/>
        <w:jc w:val="both"/>
        <w:rPr>
          <w:rFonts w:ascii="Times New Roman" w:hAnsi="Times New Roman" w:cs="Times New Roman"/>
          <w:b/>
          <w:sz w:val="28"/>
          <w:szCs w:val="28"/>
        </w:rPr>
      </w:pPr>
      <w:r w:rsidRPr="008E0B82">
        <w:rPr>
          <w:rFonts w:ascii="Times New Roman" w:hAnsi="Times New Roman" w:cs="Times New Roman"/>
          <w:sz w:val="28"/>
          <w:szCs w:val="28"/>
        </w:rPr>
        <w:t>"</w:t>
      </w:r>
      <w:r w:rsidRPr="008E0B82">
        <w:rPr>
          <w:rFonts w:ascii="Times New Roman" w:hAnsi="Times New Roman" w:cs="Times New Roman"/>
          <w:b/>
          <w:sz w:val="28"/>
          <w:szCs w:val="28"/>
        </w:rPr>
        <w:t>Дата внесения записи</w:t>
      </w:r>
      <w:r w:rsidRPr="008E0B82">
        <w:rPr>
          <w:rFonts w:ascii="Times New Roman" w:hAnsi="Times New Roman" w:cs="Times New Roman"/>
          <w:sz w:val="28"/>
          <w:szCs w:val="28"/>
        </w:rPr>
        <w:t>" определяет дату и время внесения записи в БД.</w:t>
      </w:r>
    </w:p>
    <w:p w14:paraId="768C2C5B"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"Идентификатор объекта родительского объекта (региона, района, города, населенного пункта, элемента планировочной структуры, улицы)" </w:t>
      </w:r>
      <w:r w:rsidRPr="008E0B82">
        <w:rPr>
          <w:rFonts w:ascii="Times New Roman" w:hAnsi="Times New Roman" w:cs="Times New Roman"/>
          <w:sz w:val="28"/>
          <w:szCs w:val="28"/>
        </w:rPr>
        <w:t>используется для связи с вышестоящими адресными объектами.</w:t>
      </w:r>
    </w:p>
    <w:p w14:paraId="7A8EA09B"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"Уникальный идентификатор записи" </w:t>
      </w:r>
      <w:r w:rsidRPr="008E0B82">
        <w:rPr>
          <w:rFonts w:ascii="Times New Roman" w:hAnsi="Times New Roman" w:cs="Times New Roman"/>
          <w:sz w:val="28"/>
          <w:szCs w:val="28"/>
        </w:rPr>
        <w:t xml:space="preserve">описан в пункте </w:t>
      </w:r>
      <w:r w:rsidRPr="008E0B82">
        <w:rPr>
          <w:rFonts w:ascii="Times New Roman" w:hAnsi="Times New Roman" w:cs="Times New Roman"/>
          <w:bCs/>
          <w:sz w:val="28"/>
          <w:szCs w:val="28"/>
        </w:rPr>
        <w:t>2.2</w:t>
      </w:r>
      <w:r w:rsidRPr="008E0B82">
        <w:rPr>
          <w:rFonts w:ascii="Times New Roman" w:hAnsi="Times New Roman" w:cs="Times New Roman"/>
          <w:sz w:val="28"/>
          <w:szCs w:val="28"/>
        </w:rPr>
        <w:t>.</w:t>
      </w:r>
    </w:p>
    <w:p w14:paraId="4CB45CC2"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"Идентификатор записи связывания с предыдущей исторической записью</w:t>
      </w:r>
      <w:r w:rsidRPr="008E0B82">
        <w:rPr>
          <w:rFonts w:ascii="Times New Roman" w:hAnsi="Times New Roman" w:cs="Times New Roman"/>
          <w:sz w:val="28"/>
          <w:szCs w:val="28"/>
        </w:rPr>
        <w:t>" используется для связи с предыдущим историческим наименованием адресного объекта.</w:t>
      </w:r>
    </w:p>
    <w:p w14:paraId="3E576175"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"Идентификатор записи связывания с последующей</w:t>
      </w:r>
      <w:r w:rsidRPr="008E0B82">
        <w:rPr>
          <w:rFonts w:ascii="Times New Roman" w:hAnsi="Times New Roman" w:cs="Times New Roman"/>
          <w:sz w:val="28"/>
          <w:szCs w:val="28"/>
        </w:rPr>
        <w:t xml:space="preserve"> </w:t>
      </w:r>
      <w:r w:rsidRPr="008E0B82">
        <w:rPr>
          <w:rFonts w:ascii="Times New Roman" w:hAnsi="Times New Roman" w:cs="Times New Roman"/>
          <w:b/>
          <w:sz w:val="28"/>
          <w:szCs w:val="28"/>
        </w:rPr>
        <w:t>исторической записью</w:t>
      </w:r>
      <w:r w:rsidRPr="008E0B82">
        <w:rPr>
          <w:rFonts w:ascii="Times New Roman" w:hAnsi="Times New Roman" w:cs="Times New Roman"/>
          <w:sz w:val="28"/>
          <w:szCs w:val="28"/>
        </w:rPr>
        <w:t>" используется для связи с последующим историческим наименованием адресного объекта.</w:t>
      </w:r>
    </w:p>
    <w:p w14:paraId="39429D52"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"Статус актуальности адресного объекта" – </w:t>
      </w:r>
      <w:r w:rsidRPr="008E0B82">
        <w:rPr>
          <w:rFonts w:ascii="Times New Roman" w:hAnsi="Times New Roman" w:cs="Times New Roman"/>
          <w:sz w:val="28"/>
          <w:szCs w:val="28"/>
        </w:rPr>
        <w:t>определяет, является ли эта запись по адресному объекту актуальной на текущую дату (0 – не актуальный, 1- актуальный).</w:t>
      </w:r>
    </w:p>
    <w:p w14:paraId="4B9A2822" w14:textId="590578BD"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"Статус действия" </w:t>
      </w:r>
      <w:r w:rsidRPr="008E0B82">
        <w:rPr>
          <w:rFonts w:ascii="Times New Roman" w:hAnsi="Times New Roman" w:cs="Times New Roman"/>
          <w:sz w:val="28"/>
          <w:szCs w:val="28"/>
        </w:rPr>
        <w:t xml:space="preserve">- определяет причину появления записи в БД. (см. таблицу </w:t>
      </w:r>
      <w:r w:rsidR="00BA15B4" w:rsidRPr="008E0B82">
        <w:rPr>
          <w:rFonts w:ascii="Times New Roman" w:hAnsi="Times New Roman" w:cs="Times New Roman"/>
          <w:sz w:val="28"/>
          <w:szCs w:val="28"/>
          <w:lang w:val="en-US"/>
        </w:rPr>
        <w:t>Operation</w:t>
      </w:r>
      <w:r w:rsidR="00BA15B4" w:rsidRPr="008E0B82">
        <w:rPr>
          <w:rFonts w:ascii="Times New Roman" w:hAnsi="Times New Roman" w:cs="Times New Roman"/>
          <w:sz w:val="28"/>
          <w:szCs w:val="28"/>
        </w:rPr>
        <w:t xml:space="preserve"> </w:t>
      </w:r>
      <w:r w:rsidR="00BA15B4" w:rsidRPr="008E0B82">
        <w:rPr>
          <w:rFonts w:ascii="Times New Roman" w:hAnsi="Times New Roman" w:cs="Times New Roman"/>
          <w:sz w:val="28"/>
          <w:szCs w:val="28"/>
          <w:lang w:val="en-US"/>
        </w:rPr>
        <w:t>Statuses</w:t>
      </w:r>
      <w:r w:rsidRPr="008E0B82">
        <w:rPr>
          <w:rFonts w:ascii="Times New Roman" w:hAnsi="Times New Roman" w:cs="Times New Roman"/>
          <w:sz w:val="28"/>
          <w:szCs w:val="28"/>
        </w:rPr>
        <w:t>).</w:t>
      </w:r>
    </w:p>
    <w:p w14:paraId="740275EB"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"Дата окончания действия записи"</w:t>
      </w:r>
      <w:r w:rsidRPr="008E0B82">
        <w:rPr>
          <w:rFonts w:ascii="Times New Roman" w:hAnsi="Times New Roman" w:cs="Times New Roman"/>
          <w:sz w:val="28"/>
          <w:szCs w:val="28"/>
        </w:rPr>
        <w:t xml:space="preserve"> определяет дату окончания действия записи.</w:t>
      </w:r>
    </w:p>
    <w:p w14:paraId="1D72A2D9"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"Признак адресации"</w:t>
      </w:r>
      <w:r w:rsidRPr="008E0B82">
        <w:rPr>
          <w:rFonts w:ascii="Times New Roman" w:hAnsi="Times New Roman" w:cs="Times New Roman"/>
          <w:sz w:val="28"/>
          <w:szCs w:val="28"/>
        </w:rPr>
        <w:t xml:space="preserve"> определяет, в каком разрезе – муниципальном или административно-территориальном заведен адрес.</w:t>
      </w:r>
    </w:p>
    <w:p w14:paraId="51DE16A7"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"Кадастровый номер" </w:t>
      </w:r>
      <w:r w:rsidRPr="008E0B82">
        <w:rPr>
          <w:rFonts w:ascii="Times New Roman" w:hAnsi="Times New Roman" w:cs="Times New Roman"/>
          <w:sz w:val="28"/>
          <w:szCs w:val="28"/>
        </w:rPr>
        <w:t>определяет</w:t>
      </w:r>
      <w:r w:rsidRPr="008E0B82">
        <w:rPr>
          <w:rFonts w:ascii="Times New Roman" w:hAnsi="Times New Roman" w:cs="Times New Roman"/>
          <w:b/>
          <w:sz w:val="28"/>
          <w:szCs w:val="28"/>
        </w:rPr>
        <w:t xml:space="preserve"> </w:t>
      </w:r>
      <w:r w:rsidRPr="008E0B82">
        <w:rPr>
          <w:rFonts w:ascii="Times New Roman" w:hAnsi="Times New Roman" w:cs="Times New Roman"/>
          <w:sz w:val="28"/>
          <w:szCs w:val="28"/>
        </w:rPr>
        <w:t>уникальный номер объекта недвижимости, присваиваемый ему при осуществлении кадастрового и технического учёта.</w:t>
      </w:r>
    </w:p>
    <w:p w14:paraId="5017EADF" w14:textId="77777777" w:rsidR="00DF034D" w:rsidRPr="008E0B82" w:rsidRDefault="00DF034D" w:rsidP="008E0B82">
      <w:pPr>
        <w:spacing w:after="0" w:line="360" w:lineRule="auto"/>
        <w:ind w:firstLine="709"/>
        <w:jc w:val="both"/>
        <w:rPr>
          <w:rFonts w:ascii="Times New Roman" w:hAnsi="Times New Roman" w:cs="Times New Roman"/>
          <w:sz w:val="28"/>
          <w:szCs w:val="28"/>
        </w:rPr>
      </w:pPr>
      <w:bookmarkStart w:id="4" w:name="_Toc414976608"/>
      <w:r w:rsidRPr="008E0B82">
        <w:rPr>
          <w:rFonts w:ascii="Times New Roman" w:hAnsi="Times New Roman" w:cs="Times New Roman"/>
          <w:sz w:val="28"/>
          <w:szCs w:val="28"/>
        </w:rPr>
        <w:t>4.4. Описание помещений</w:t>
      </w:r>
      <w:bookmarkEnd w:id="4"/>
    </w:p>
    <w:p w14:paraId="409A3D8F" w14:textId="25867980"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Состав элементов представлен в Приложении 1 - </w:t>
      </w:r>
      <w:r w:rsidR="00BA15B4" w:rsidRPr="008E0B82">
        <w:rPr>
          <w:rFonts w:ascii="Times New Roman" w:hAnsi="Times New Roman" w:cs="Times New Roman"/>
          <w:sz w:val="28"/>
          <w:szCs w:val="28"/>
        </w:rPr>
        <w:t>таблицей ROOM</w:t>
      </w:r>
      <w:r w:rsidRPr="008E0B82">
        <w:rPr>
          <w:rFonts w:ascii="Times New Roman" w:hAnsi="Times New Roman" w:cs="Times New Roman"/>
          <w:sz w:val="28"/>
          <w:szCs w:val="28"/>
        </w:rPr>
        <w:t xml:space="preserve"> и в Приложении 2 - таблицей </w:t>
      </w:r>
      <w:r w:rsidRPr="008E0B82">
        <w:rPr>
          <w:rFonts w:ascii="Times New Roman" w:hAnsi="Times New Roman" w:cs="Times New Roman"/>
          <w:bCs/>
          <w:sz w:val="28"/>
          <w:szCs w:val="28"/>
          <w:lang w:val="en-US"/>
        </w:rPr>
        <w:t>ROOM</w:t>
      </w:r>
    </w:p>
    <w:p w14:paraId="78387AE7"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lastRenderedPageBreak/>
        <w:t>"Глобальный уникальный идентификационный код адресного объекта"</w:t>
      </w:r>
      <w:r w:rsidRPr="008E0B82">
        <w:rPr>
          <w:rFonts w:ascii="Times New Roman" w:hAnsi="Times New Roman" w:cs="Times New Roman"/>
          <w:sz w:val="28"/>
          <w:szCs w:val="28"/>
        </w:rPr>
        <w:t xml:space="preserve"> описан в пункте </w:t>
      </w:r>
      <w:r w:rsidRPr="008E0B82">
        <w:rPr>
          <w:rFonts w:ascii="Times New Roman" w:hAnsi="Times New Roman" w:cs="Times New Roman"/>
          <w:bCs/>
          <w:sz w:val="28"/>
          <w:szCs w:val="28"/>
        </w:rPr>
        <w:t>2.2</w:t>
      </w:r>
      <w:r w:rsidRPr="008E0B82">
        <w:rPr>
          <w:rFonts w:ascii="Times New Roman" w:hAnsi="Times New Roman" w:cs="Times New Roman"/>
          <w:sz w:val="28"/>
          <w:szCs w:val="28"/>
        </w:rPr>
        <w:t>.</w:t>
      </w:r>
    </w:p>
    <w:p w14:paraId="29CFD599"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"Код региона"</w:t>
      </w:r>
      <w:r w:rsidRPr="008E0B82">
        <w:rPr>
          <w:rFonts w:ascii="Times New Roman" w:hAnsi="Times New Roman" w:cs="Times New Roman"/>
          <w:sz w:val="28"/>
          <w:szCs w:val="28"/>
        </w:rPr>
        <w:t xml:space="preserve"> код региона.</w:t>
      </w:r>
    </w:p>
    <w:p w14:paraId="254214CB"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"Номер квартиры"</w:t>
      </w:r>
      <w:r w:rsidRPr="008E0B82">
        <w:rPr>
          <w:rFonts w:ascii="Times New Roman" w:hAnsi="Times New Roman" w:cs="Times New Roman"/>
          <w:sz w:val="28"/>
          <w:szCs w:val="28"/>
        </w:rPr>
        <w:t xml:space="preserve"> содержит номер квартиры, офиса и прочего.</w:t>
      </w:r>
    </w:p>
    <w:p w14:paraId="73246AC9"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"Тип квартиры"</w:t>
      </w:r>
      <w:r w:rsidRPr="008E0B82">
        <w:rPr>
          <w:rFonts w:ascii="Times New Roman" w:hAnsi="Times New Roman" w:cs="Times New Roman"/>
          <w:sz w:val="28"/>
          <w:szCs w:val="28"/>
        </w:rPr>
        <w:t xml:space="preserve"> содержит тип квартиры.</w:t>
      </w:r>
    </w:p>
    <w:p w14:paraId="5721A651"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"Номер комнаты"</w:t>
      </w:r>
      <w:r w:rsidRPr="008E0B82">
        <w:rPr>
          <w:rFonts w:ascii="Times New Roman" w:hAnsi="Times New Roman" w:cs="Times New Roman"/>
          <w:sz w:val="28"/>
          <w:szCs w:val="28"/>
        </w:rPr>
        <w:t xml:space="preserve"> содержит номер комнаты или другого помещения, входящего в состав квартиры (офиса).</w:t>
      </w:r>
    </w:p>
    <w:p w14:paraId="40F650A9"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"Тип комнаты"</w:t>
      </w:r>
      <w:r w:rsidRPr="008E0B82">
        <w:rPr>
          <w:rFonts w:ascii="Times New Roman" w:hAnsi="Times New Roman" w:cs="Times New Roman"/>
          <w:sz w:val="28"/>
          <w:szCs w:val="28"/>
        </w:rPr>
        <w:t xml:space="preserve"> содержит тип комнаты.</w:t>
      </w:r>
    </w:p>
    <w:p w14:paraId="44813810"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"Почтовый индекс отделения связи"</w:t>
      </w:r>
      <w:r w:rsidRPr="008E0B82">
        <w:rPr>
          <w:rFonts w:ascii="Times New Roman" w:hAnsi="Times New Roman" w:cs="Times New Roman"/>
          <w:sz w:val="28"/>
          <w:szCs w:val="28"/>
        </w:rPr>
        <w:t xml:space="preserve"> содержит почтовый индекс предприятия почтовой связи, обслуживающего данный адресный объект. </w:t>
      </w:r>
    </w:p>
    <w:p w14:paraId="2C50A165" w14:textId="77777777" w:rsidR="00DF034D" w:rsidRPr="008E0B82" w:rsidRDefault="00DF034D" w:rsidP="008E0B82">
      <w:pPr>
        <w:spacing w:after="0" w:line="360" w:lineRule="auto"/>
        <w:ind w:firstLine="709"/>
        <w:jc w:val="both"/>
        <w:rPr>
          <w:rFonts w:ascii="Times New Roman" w:hAnsi="Times New Roman" w:cs="Times New Roman"/>
          <w:b/>
          <w:sz w:val="28"/>
          <w:szCs w:val="28"/>
        </w:rPr>
      </w:pPr>
      <w:r w:rsidRPr="008E0B82">
        <w:rPr>
          <w:rFonts w:ascii="Times New Roman" w:hAnsi="Times New Roman" w:cs="Times New Roman"/>
          <w:sz w:val="28"/>
          <w:szCs w:val="28"/>
        </w:rPr>
        <w:t>"</w:t>
      </w:r>
      <w:r w:rsidRPr="008E0B82">
        <w:rPr>
          <w:rFonts w:ascii="Times New Roman" w:hAnsi="Times New Roman" w:cs="Times New Roman"/>
          <w:b/>
          <w:sz w:val="28"/>
          <w:szCs w:val="28"/>
        </w:rPr>
        <w:t>Дата внесения записи</w:t>
      </w:r>
      <w:r w:rsidRPr="008E0B82">
        <w:rPr>
          <w:rFonts w:ascii="Times New Roman" w:hAnsi="Times New Roman" w:cs="Times New Roman"/>
          <w:sz w:val="28"/>
          <w:szCs w:val="28"/>
        </w:rPr>
        <w:t>" определяет дату и время внесения записи в БД.</w:t>
      </w:r>
    </w:p>
    <w:p w14:paraId="2C4C6287"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"Идентификатор объекта родительского объекта (дома)" </w:t>
      </w:r>
      <w:r w:rsidRPr="008E0B82">
        <w:rPr>
          <w:rFonts w:ascii="Times New Roman" w:hAnsi="Times New Roman" w:cs="Times New Roman"/>
          <w:sz w:val="28"/>
          <w:szCs w:val="28"/>
        </w:rPr>
        <w:t>используется для связи с вышестоящими адресными объектами.</w:t>
      </w:r>
    </w:p>
    <w:p w14:paraId="096CAFC9"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"Уникальный идентификатор записи" </w:t>
      </w:r>
      <w:r w:rsidRPr="008E0B82">
        <w:rPr>
          <w:rFonts w:ascii="Times New Roman" w:hAnsi="Times New Roman" w:cs="Times New Roman"/>
          <w:sz w:val="28"/>
          <w:szCs w:val="28"/>
        </w:rPr>
        <w:t xml:space="preserve">описан в пункте </w:t>
      </w:r>
      <w:r w:rsidRPr="008E0B82">
        <w:rPr>
          <w:rFonts w:ascii="Times New Roman" w:hAnsi="Times New Roman" w:cs="Times New Roman"/>
          <w:bCs/>
          <w:sz w:val="28"/>
          <w:szCs w:val="28"/>
        </w:rPr>
        <w:t>2.1.1.2</w:t>
      </w:r>
      <w:r w:rsidRPr="008E0B82">
        <w:rPr>
          <w:rFonts w:ascii="Times New Roman" w:hAnsi="Times New Roman" w:cs="Times New Roman"/>
          <w:sz w:val="28"/>
          <w:szCs w:val="28"/>
        </w:rPr>
        <w:t>.</w:t>
      </w:r>
    </w:p>
    <w:p w14:paraId="29A06439"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"Идентификатор записи связывания с предыдущей исторической записью</w:t>
      </w:r>
      <w:r w:rsidRPr="008E0B82">
        <w:rPr>
          <w:rFonts w:ascii="Times New Roman" w:hAnsi="Times New Roman" w:cs="Times New Roman"/>
          <w:sz w:val="28"/>
          <w:szCs w:val="28"/>
        </w:rPr>
        <w:t>" используется для связи с предыдущим историческим наименованием адресного объекта.</w:t>
      </w:r>
    </w:p>
    <w:p w14:paraId="0931AD03"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"Идентификатор записи связывания с последующей</w:t>
      </w:r>
      <w:r w:rsidRPr="008E0B82">
        <w:rPr>
          <w:rFonts w:ascii="Times New Roman" w:hAnsi="Times New Roman" w:cs="Times New Roman"/>
          <w:sz w:val="28"/>
          <w:szCs w:val="28"/>
        </w:rPr>
        <w:t xml:space="preserve"> </w:t>
      </w:r>
      <w:r w:rsidRPr="008E0B82">
        <w:rPr>
          <w:rFonts w:ascii="Times New Roman" w:hAnsi="Times New Roman" w:cs="Times New Roman"/>
          <w:b/>
          <w:sz w:val="28"/>
          <w:szCs w:val="28"/>
        </w:rPr>
        <w:t>исторической записью</w:t>
      </w:r>
      <w:r w:rsidRPr="008E0B82">
        <w:rPr>
          <w:rFonts w:ascii="Times New Roman" w:hAnsi="Times New Roman" w:cs="Times New Roman"/>
          <w:sz w:val="28"/>
          <w:szCs w:val="28"/>
        </w:rPr>
        <w:t>" используется для связи с последующим историческим наименованием адресного объекта.</w:t>
      </w:r>
    </w:p>
    <w:p w14:paraId="51C6F872"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"Дата окончания действия записи"</w:t>
      </w:r>
      <w:r w:rsidRPr="008E0B82">
        <w:rPr>
          <w:rFonts w:ascii="Times New Roman" w:hAnsi="Times New Roman" w:cs="Times New Roman"/>
          <w:sz w:val="28"/>
          <w:szCs w:val="28"/>
        </w:rPr>
        <w:t xml:space="preserve"> определяет дату окончания действия записи.</w:t>
      </w:r>
    </w:p>
    <w:p w14:paraId="59361BA2"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"Статус актуальности адресного объекта" – </w:t>
      </w:r>
      <w:r w:rsidRPr="008E0B82">
        <w:rPr>
          <w:rFonts w:ascii="Times New Roman" w:hAnsi="Times New Roman" w:cs="Times New Roman"/>
          <w:sz w:val="28"/>
          <w:szCs w:val="28"/>
        </w:rPr>
        <w:t>определяет, является ли эта запись по адресному объекту актуальной на текущую дату (0 – не актуальный, 1- актуальный).</w:t>
      </w:r>
    </w:p>
    <w:p w14:paraId="0BCEF71D"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"Признак адресации"</w:t>
      </w:r>
      <w:r w:rsidRPr="008E0B82">
        <w:rPr>
          <w:rFonts w:ascii="Times New Roman" w:hAnsi="Times New Roman" w:cs="Times New Roman"/>
          <w:sz w:val="28"/>
          <w:szCs w:val="28"/>
        </w:rPr>
        <w:t xml:space="preserve"> определяет, в каком разрезе – муниципальном или административно-территориальном заведен адрес.</w:t>
      </w:r>
    </w:p>
    <w:p w14:paraId="1DEABE2C" w14:textId="77777777" w:rsidR="00DF034D" w:rsidRPr="008E0B82" w:rsidRDefault="00DF034D"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b/>
          <w:sz w:val="28"/>
          <w:szCs w:val="28"/>
        </w:rPr>
        <w:t xml:space="preserve">"Кадастровый номер" </w:t>
      </w:r>
      <w:r w:rsidRPr="008E0B82">
        <w:rPr>
          <w:rFonts w:ascii="Times New Roman" w:hAnsi="Times New Roman" w:cs="Times New Roman"/>
          <w:sz w:val="28"/>
          <w:szCs w:val="28"/>
        </w:rPr>
        <w:t>определяет</w:t>
      </w:r>
      <w:r w:rsidRPr="008E0B82">
        <w:rPr>
          <w:rFonts w:ascii="Times New Roman" w:hAnsi="Times New Roman" w:cs="Times New Roman"/>
          <w:b/>
          <w:sz w:val="28"/>
          <w:szCs w:val="28"/>
        </w:rPr>
        <w:t xml:space="preserve"> </w:t>
      </w:r>
      <w:r w:rsidRPr="008E0B82">
        <w:rPr>
          <w:rFonts w:ascii="Times New Roman" w:hAnsi="Times New Roman" w:cs="Times New Roman"/>
          <w:sz w:val="28"/>
          <w:szCs w:val="28"/>
        </w:rPr>
        <w:t>уникальный номер объекта недвижимости, присваиваемый ему при осуществлении кадастрового и технического учёта.</w:t>
      </w:r>
    </w:p>
    <w:p w14:paraId="599F1F2F" w14:textId="77777777" w:rsidR="00874940" w:rsidRPr="008E0B82" w:rsidRDefault="00874940" w:rsidP="008E0B82">
      <w:pPr>
        <w:spacing w:after="0" w:line="360" w:lineRule="auto"/>
        <w:ind w:firstLine="709"/>
        <w:jc w:val="center"/>
        <w:rPr>
          <w:rFonts w:ascii="Times New Roman" w:hAnsi="Times New Roman" w:cs="Times New Roman"/>
          <w:b/>
          <w:sz w:val="28"/>
          <w:szCs w:val="28"/>
        </w:rPr>
      </w:pPr>
    </w:p>
    <w:p w14:paraId="1AA15CBE" w14:textId="77777777" w:rsidR="008E0B82" w:rsidRPr="008E0B82" w:rsidRDefault="008E0B82"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b/>
          <w:sz w:val="28"/>
          <w:szCs w:val="28"/>
        </w:rPr>
        <w:lastRenderedPageBreak/>
        <w:t>ТЕХНИЧЕСКОЕ ЗАДАНИЕ</w:t>
      </w:r>
    </w:p>
    <w:p w14:paraId="3B6F94AE" w14:textId="77777777" w:rsidR="008E0B82" w:rsidRPr="008E0B82" w:rsidRDefault="008E0B82"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на создание системы</w:t>
      </w:r>
    </w:p>
    <w:p w14:paraId="42A79EC5" w14:textId="15F4EF07" w:rsidR="008E0B82" w:rsidRPr="008E0B82" w:rsidRDefault="008E0B82" w:rsidP="008E0B82">
      <w:pPr>
        <w:spacing w:after="0" w:line="360" w:lineRule="auto"/>
        <w:ind w:firstLine="709"/>
        <w:jc w:val="center"/>
        <w:rPr>
          <w:rFonts w:ascii="Times New Roman" w:hAnsi="Times New Roman" w:cs="Times New Roman"/>
          <w:sz w:val="28"/>
          <w:szCs w:val="28"/>
        </w:rPr>
      </w:pPr>
      <w:r w:rsidRPr="008E0B82">
        <w:rPr>
          <w:rFonts w:ascii="Times New Roman" w:eastAsia="Times New Roman" w:hAnsi="Times New Roman" w:cs="Times New Roman"/>
          <w:b/>
          <w:bCs/>
          <w:iCs/>
          <w:color w:val="000000"/>
          <w:sz w:val="28"/>
          <w:szCs w:val="28"/>
          <w:shd w:val="clear" w:color="auto" w:fill="FFFFFF"/>
          <w:lang w:eastAsia="ru-RU"/>
        </w:rPr>
        <w:t>«КНИЖНЫЙ МАГАЗИН «ЧИТАЛКИН» С ИНТЕГРАЦИЕЙ МОДУЛЯ ФИАС»</w:t>
      </w:r>
    </w:p>
    <w:p w14:paraId="3382B0F3" w14:textId="77777777" w:rsidR="008E0B82" w:rsidRPr="008E0B82" w:rsidRDefault="008E0B82" w:rsidP="008E0B82">
      <w:pPr>
        <w:pStyle w:val="af4"/>
        <w:spacing w:after="0" w:line="360" w:lineRule="auto"/>
        <w:ind w:firstLine="709"/>
        <w:jc w:val="both"/>
        <w:rPr>
          <w:rFonts w:ascii="Times New Roman" w:hAnsi="Times New Roman" w:cs="Times New Roman"/>
          <w:sz w:val="28"/>
          <w:szCs w:val="28"/>
        </w:rPr>
      </w:pPr>
    </w:p>
    <w:p w14:paraId="37CB3BC3" w14:textId="77777777" w:rsidR="008E0B82" w:rsidRPr="008E0B82" w:rsidRDefault="008E0B82" w:rsidP="008E0B82">
      <w:pPr>
        <w:pStyle w:val="31"/>
        <w:numPr>
          <w:ilvl w:val="0"/>
          <w:numId w:val="22"/>
        </w:numPr>
        <w:tabs>
          <w:tab w:val="left" w:pos="0"/>
        </w:tabs>
        <w:spacing w:after="0" w:line="360" w:lineRule="auto"/>
        <w:ind w:firstLine="709"/>
        <w:contextualSpacing/>
        <w:jc w:val="both"/>
        <w:rPr>
          <w:rFonts w:ascii="Times New Roman" w:hAnsi="Times New Roman" w:cs="Times New Roman"/>
          <w:sz w:val="28"/>
          <w:szCs w:val="28"/>
        </w:rPr>
      </w:pPr>
      <w:r w:rsidRPr="008E0B82">
        <w:rPr>
          <w:rFonts w:ascii="Times New Roman" w:hAnsi="Times New Roman" w:cs="Times New Roman"/>
          <w:b/>
          <w:sz w:val="28"/>
          <w:szCs w:val="28"/>
        </w:rPr>
        <w:t>Введение</w:t>
      </w:r>
    </w:p>
    <w:p w14:paraId="0AC06762"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 xml:space="preserve">         Наименование программы</w:t>
      </w:r>
    </w:p>
    <w:p w14:paraId="124ACF47" w14:textId="71EB63AC" w:rsidR="008E0B82" w:rsidRPr="008E0B82" w:rsidRDefault="008E0B82" w:rsidP="008E0B82">
      <w:pPr>
        <w:pStyle w:val="31"/>
        <w:numPr>
          <w:ilvl w:val="0"/>
          <w:numId w:val="22"/>
        </w:numPr>
        <w:tabs>
          <w:tab w:val="left" w:pos="0"/>
        </w:tab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Наименование программы – «Книжный магазин «Читалкин» с интеграцией модуля ФИАС».</w:t>
      </w:r>
    </w:p>
    <w:p w14:paraId="5AFEA4DE" w14:textId="77777777" w:rsidR="008E0B82" w:rsidRPr="008E0B82" w:rsidRDefault="008E0B82" w:rsidP="008E0B82">
      <w:pPr>
        <w:numPr>
          <w:ilvl w:val="0"/>
          <w:numId w:val="22"/>
        </w:numPr>
        <w:tabs>
          <w:tab w:val="left" w:pos="0"/>
        </w:tabs>
        <w:suppressAutoHyphens/>
        <w:spacing w:after="0" w:line="360" w:lineRule="auto"/>
        <w:ind w:firstLine="709"/>
        <w:contextualSpacing/>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Краткая характеристика области применения</w:t>
      </w:r>
    </w:p>
    <w:p w14:paraId="7607BCD3"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shd w:val="clear" w:color="auto" w:fill="FFFFFF"/>
          <w:lang w:eastAsia="ru-RU"/>
        </w:rPr>
        <w:t xml:space="preserve">Книжный магазин» предназначен для комплексной автоматизации торговой деятельности одиночных магазинов, ориентированных на продажу книжных и периодических изданий. </w:t>
      </w:r>
    </w:p>
    <w:p w14:paraId="21E3E53D" w14:textId="77777777" w:rsidR="008E0B82" w:rsidRPr="008E0B82" w:rsidRDefault="008E0B82" w:rsidP="008E0B82">
      <w:pPr>
        <w:tabs>
          <w:tab w:val="left" w:pos="0"/>
        </w:tab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shd w:val="clear" w:color="auto" w:fill="FFFFFF"/>
          <w:lang w:eastAsia="ru-RU"/>
        </w:rPr>
        <w:t>Основания для разработки</w:t>
      </w:r>
    </w:p>
    <w:p w14:paraId="3EDE0EEE"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Основание для проведения разработки</w:t>
      </w:r>
    </w:p>
    <w:p w14:paraId="67EF9C05" w14:textId="77777777" w:rsidR="008E0B82" w:rsidRPr="008E0B82" w:rsidRDefault="008E0B82" w:rsidP="008E0B82">
      <w:pPr>
        <w:pStyle w:val="31"/>
        <w:numPr>
          <w:ilvl w:val="0"/>
          <w:numId w:val="22"/>
        </w:numPr>
        <w:tabs>
          <w:tab w:val="left" w:pos="0"/>
        </w:tab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Основанием для проведения разработки является УП 02.01 (учебная практика) по ПМ 02. «Осуществление интеграции программных модулей».</w:t>
      </w:r>
    </w:p>
    <w:p w14:paraId="6E416AAB"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Наименование и условное обозначение темы разработки</w:t>
      </w:r>
    </w:p>
    <w:p w14:paraId="5EA60FD1"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Наименование темы разработки – «Разработка Книжного магазина». Условное обозначение темы разработки (шифр темы) – «РКМ».</w:t>
      </w:r>
    </w:p>
    <w:p w14:paraId="23B99BC5" w14:textId="77777777" w:rsidR="008E0B82" w:rsidRPr="008E0B82" w:rsidRDefault="008E0B82" w:rsidP="008E0B82">
      <w:pPr>
        <w:pStyle w:val="31"/>
        <w:numPr>
          <w:ilvl w:val="0"/>
          <w:numId w:val="22"/>
        </w:numPr>
        <w:tabs>
          <w:tab w:val="left" w:pos="0"/>
        </w:tab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shd w:val="clear" w:color="auto" w:fill="FFFFFF"/>
          <w:lang w:eastAsia="ru-RU"/>
        </w:rPr>
        <w:t>Назначение разработки</w:t>
      </w:r>
    </w:p>
    <w:p w14:paraId="22999C0D"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Функциональное назначение</w:t>
      </w:r>
    </w:p>
    <w:p w14:paraId="7A045D22"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lang w:eastAsia="ru-RU"/>
        </w:rPr>
        <w:t>Функциональным назначением программы является извлечение информации об адресах сотрудников с помощью системы ФИАС.</w:t>
      </w:r>
    </w:p>
    <w:p w14:paraId="1475ED52"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Эксплуатационное назначение</w:t>
      </w:r>
    </w:p>
    <w:p w14:paraId="0B1E21F5" w14:textId="77777777" w:rsidR="008E0B82" w:rsidRPr="008E0B82" w:rsidRDefault="008E0B82" w:rsidP="008E0B82">
      <w:pPr>
        <w:pStyle w:val="31"/>
        <w:numPr>
          <w:ilvl w:val="0"/>
          <w:numId w:val="22"/>
        </w:numPr>
        <w:tabs>
          <w:tab w:val="left" w:pos="0"/>
        </w:tab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Программа должна эксплуатировать в профильных подразделениях на объектах заказчика Пользователями программы должны являться сотрудником.</w:t>
      </w:r>
    </w:p>
    <w:p w14:paraId="1E096C34"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Требования к программе или программному изделию</w:t>
      </w:r>
    </w:p>
    <w:p w14:paraId="6A88C335" w14:textId="77777777" w:rsidR="008E0B82" w:rsidRPr="008E0B82" w:rsidRDefault="009E676E" w:rsidP="008E0B82">
      <w:pPr>
        <w:pStyle w:val="31"/>
        <w:numPr>
          <w:ilvl w:val="1"/>
          <w:numId w:val="22"/>
        </w:numPr>
        <w:tabs>
          <w:tab w:val="left" w:pos="1414"/>
        </w:tabs>
        <w:spacing w:after="0" w:line="360" w:lineRule="auto"/>
        <w:ind w:left="0" w:firstLine="709"/>
        <w:jc w:val="both"/>
        <w:rPr>
          <w:rFonts w:ascii="Times New Roman" w:eastAsia="Times New Roman" w:hAnsi="Times New Roman" w:cs="Times New Roman"/>
          <w:b/>
          <w:bCs/>
          <w:color w:val="000000"/>
          <w:sz w:val="28"/>
          <w:szCs w:val="28"/>
          <w:lang w:eastAsia="ru-RU"/>
        </w:rPr>
      </w:pPr>
      <w:hyperlink r:id="rId9" w:history="1">
        <w:r w:rsidR="008E0B82" w:rsidRPr="008E0B82">
          <w:rPr>
            <w:rStyle w:val="a3"/>
            <w:rFonts w:ascii="Times New Roman" w:hAnsi="Times New Roman" w:cs="Times New Roman"/>
            <w:b/>
            <w:bCs/>
            <w:sz w:val="28"/>
            <w:szCs w:val="28"/>
            <w:shd w:val="clear" w:color="auto" w:fill="FFFFFF"/>
          </w:rPr>
          <w:t>Требования к функциональным характеристикам</w:t>
        </w:r>
      </w:hyperlink>
    </w:p>
    <w:p w14:paraId="1BB5AA90"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eastAsia="NSimSun" w:hAnsi="Times New Roman" w:cs="Times New Roman"/>
          <w:sz w:val="28"/>
          <w:szCs w:val="28"/>
          <w:lang w:eastAsia="zh-CN"/>
        </w:rPr>
      </w:pPr>
      <w:r w:rsidRPr="008E0B82">
        <w:rPr>
          <w:rFonts w:ascii="Times New Roman" w:eastAsia="Times New Roman" w:hAnsi="Times New Roman" w:cs="Times New Roman"/>
          <w:b/>
          <w:bCs/>
          <w:color w:val="000000"/>
          <w:sz w:val="28"/>
          <w:szCs w:val="28"/>
          <w:lang w:eastAsia="ru-RU"/>
        </w:rPr>
        <w:t>Требования к составу выполняемых функций</w:t>
      </w:r>
    </w:p>
    <w:p w14:paraId="235D15C7" w14:textId="77777777" w:rsidR="008E0B82" w:rsidRPr="008E0B82" w:rsidRDefault="008E0B82" w:rsidP="008E0B82">
      <w:pPr>
        <w:pStyle w:val="31"/>
        <w:numPr>
          <w:ilvl w:val="0"/>
          <w:numId w:val="22"/>
        </w:numPr>
        <w:tabs>
          <w:tab w:val="left" w:pos="0"/>
        </w:tab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lastRenderedPageBreak/>
        <w:t>Программа должна выбирать адреса из модуля ФИАС обеспечивать возможность выполнения перечисленных ниже функций:</w:t>
      </w:r>
    </w:p>
    <w:p w14:paraId="4519475D" w14:textId="77777777" w:rsidR="008E0B82" w:rsidRPr="008E0B82" w:rsidRDefault="008E0B82" w:rsidP="008E0B82">
      <w:pPr>
        <w:pStyle w:val="31"/>
        <w:numPr>
          <w:ilvl w:val="0"/>
          <w:numId w:val="22"/>
        </w:numPr>
        <w:tabs>
          <w:tab w:val="left" w:pos="0"/>
        </w:tabs>
        <w:spacing w:after="0" w:line="360" w:lineRule="auto"/>
        <w:ind w:firstLine="709"/>
        <w:contextualSpacing/>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хранение информации об книгах.</w:t>
      </w:r>
    </w:p>
    <w:p w14:paraId="75D38CFB" w14:textId="77777777" w:rsidR="008E0B82" w:rsidRPr="008E0B82" w:rsidRDefault="008E0B82" w:rsidP="008E0B82">
      <w:pPr>
        <w:pStyle w:val="31"/>
        <w:numPr>
          <w:ilvl w:val="0"/>
          <w:numId w:val="22"/>
        </w:numPr>
        <w:tabs>
          <w:tab w:val="left" w:pos="0"/>
        </w:tabs>
        <w:spacing w:after="0" w:line="360" w:lineRule="auto"/>
        <w:ind w:firstLine="709"/>
        <w:contextualSpacing/>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получение сведений о текущем состоянии книг.</w:t>
      </w:r>
    </w:p>
    <w:p w14:paraId="4FD45CFD" w14:textId="5685097F" w:rsidR="008E0B82" w:rsidRPr="008E0B82" w:rsidRDefault="008E0B82" w:rsidP="008E0B82">
      <w:pPr>
        <w:pStyle w:val="31"/>
        <w:numPr>
          <w:ilvl w:val="0"/>
          <w:numId w:val="22"/>
        </w:numPr>
        <w:tabs>
          <w:tab w:val="left" w:pos="0"/>
        </w:tabs>
        <w:spacing w:after="0" w:line="360" w:lineRule="auto"/>
        <w:ind w:firstLine="709"/>
        <w:contextualSpacing/>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инициализацию системы (Ввод списков авторов, жанров, издательства, и т.п.);</w:t>
      </w:r>
    </w:p>
    <w:p w14:paraId="21002DA7" w14:textId="77777777" w:rsidR="008E0B82" w:rsidRPr="008E0B82" w:rsidRDefault="008E0B82" w:rsidP="008E0B82">
      <w:pPr>
        <w:pStyle w:val="31"/>
        <w:numPr>
          <w:ilvl w:val="0"/>
          <w:numId w:val="22"/>
        </w:numPr>
        <w:tabs>
          <w:tab w:val="left" w:pos="0"/>
        </w:tabs>
        <w:spacing w:after="0" w:line="360" w:lineRule="auto"/>
        <w:ind w:firstLine="709"/>
        <w:contextualSpacing/>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ввод и коррекцию текущей информации о ходе получения книг в магазин</w:t>
      </w:r>
    </w:p>
    <w:p w14:paraId="1EE42E0C" w14:textId="77777777" w:rsidR="008E0B82" w:rsidRPr="008E0B82" w:rsidRDefault="008E0B82" w:rsidP="008E0B82">
      <w:pPr>
        <w:pStyle w:val="31"/>
        <w:numPr>
          <w:ilvl w:val="0"/>
          <w:numId w:val="22"/>
        </w:numPr>
        <w:tabs>
          <w:tab w:val="left" w:pos="0"/>
        </w:tabs>
        <w:spacing w:after="0" w:line="360" w:lineRule="auto"/>
        <w:ind w:firstLine="709"/>
        <w:contextualSpacing/>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Обновление происходит раз в две недели</w:t>
      </w:r>
    </w:p>
    <w:p w14:paraId="32C735B0" w14:textId="77777777" w:rsidR="008E0B82" w:rsidRPr="008E0B82" w:rsidRDefault="008E0B82" w:rsidP="008E0B82">
      <w:pPr>
        <w:pStyle w:val="31"/>
        <w:numPr>
          <w:ilvl w:val="0"/>
          <w:numId w:val="22"/>
        </w:numPr>
        <w:tabs>
          <w:tab w:val="left" w:pos="0"/>
        </w:tab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iCs/>
          <w:color w:val="000000"/>
          <w:sz w:val="28"/>
          <w:szCs w:val="28"/>
          <w:shd w:val="clear" w:color="auto" w:fill="FFFFFF"/>
          <w:lang w:eastAsia="ru-RU"/>
        </w:rPr>
        <w:t>Требования к организации входных данных</w:t>
      </w:r>
    </w:p>
    <w:p w14:paraId="1F6364AD"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списки книг;</w:t>
      </w:r>
    </w:p>
    <w:p w14:paraId="4319FC1E"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расписание поступления книг;</w:t>
      </w:r>
    </w:p>
    <w:p w14:paraId="56E9D860"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задавать поиск по интересующих клиента авторах.</w:t>
      </w:r>
    </w:p>
    <w:p w14:paraId="641EADAB"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w:t>
      </w:r>
      <w:r w:rsidRPr="008E0B82">
        <w:rPr>
          <w:rFonts w:ascii="Times New Roman" w:eastAsia="Times New Roman" w:hAnsi="Times New Roman" w:cs="Times New Roman"/>
          <w:iCs/>
          <w:color w:val="000000"/>
          <w:sz w:val="28"/>
          <w:szCs w:val="28"/>
          <w:shd w:val="clear" w:color="auto" w:fill="FFFFFF"/>
          <w:lang w:eastAsia="ru-RU"/>
        </w:rPr>
        <w:softHyphen/>
        <w:t>представлять описания и свойства товара в структурированных категориях.</w:t>
      </w:r>
    </w:p>
    <w:p w14:paraId="07F96E50" w14:textId="77777777" w:rsidR="008E0B82" w:rsidRPr="008E0B82" w:rsidRDefault="008E0B82" w:rsidP="008E0B82">
      <w:pPr>
        <w:pStyle w:val="31"/>
        <w:numPr>
          <w:ilvl w:val="0"/>
          <w:numId w:val="22"/>
        </w:numPr>
        <w:tabs>
          <w:tab w:val="left" w:pos="0"/>
        </w:tabs>
        <w:spacing w:after="0" w:line="360" w:lineRule="auto"/>
        <w:ind w:firstLine="709"/>
        <w:contextualSpacing/>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–Инициализации кодов ФИАС в адресах сотрудников.</w:t>
      </w:r>
    </w:p>
    <w:p w14:paraId="0709A9D7"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iCs/>
          <w:color w:val="000000"/>
          <w:sz w:val="28"/>
          <w:szCs w:val="28"/>
          <w:shd w:val="clear" w:color="auto" w:fill="FFFFFF"/>
          <w:lang w:eastAsia="ru-RU"/>
        </w:rPr>
        <w:t>Требования к организации выходных данных</w:t>
      </w:r>
    </w:p>
    <w:p w14:paraId="18C5481E" w14:textId="0055EC3A"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название организации, которая подготовила издание к выпуску;</w:t>
      </w:r>
    </w:p>
    <w:p w14:paraId="636C646A"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Обеспечивать поиск по книгам, если имя автора неизвестно;</w:t>
      </w:r>
    </w:p>
    <w:p w14:paraId="50551537" w14:textId="397D7520"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возможность добавления новых издательств, работающих с этим магазином;</w:t>
      </w:r>
    </w:p>
    <w:p w14:paraId="6B1BCF98"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показывать потенциальному покупателю информацию о книгах;</w:t>
      </w:r>
    </w:p>
    <w:p w14:paraId="24F7FAA6"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показывать адрес сотрудников и издательства.</w:t>
      </w:r>
    </w:p>
    <w:p w14:paraId="585772AB"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 Требования к временным характеристикам</w:t>
      </w:r>
    </w:p>
    <w:p w14:paraId="2DD6E516"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Требования к временным характеристикам программы не предъявляются.</w:t>
      </w:r>
    </w:p>
    <w:p w14:paraId="281F441A" w14:textId="77777777" w:rsidR="008E0B82" w:rsidRPr="008E0B82" w:rsidRDefault="008E0B82" w:rsidP="008E0B82">
      <w:pPr>
        <w:shd w:val="clear" w:color="auto" w:fill="FFFFFF"/>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iCs/>
          <w:color w:val="000000"/>
          <w:sz w:val="28"/>
          <w:szCs w:val="28"/>
          <w:shd w:val="clear" w:color="auto" w:fill="FFFFFF"/>
          <w:lang w:eastAsia="ru-RU"/>
        </w:rPr>
        <w:t>2. Требования к надежности</w:t>
      </w:r>
    </w:p>
    <w:p w14:paraId="52845B62"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Предусмотреть контроль вводимой информации.</w:t>
      </w:r>
    </w:p>
    <w:p w14:paraId="3AB29272"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Предусмотреть блокировку некорректных действий пользователя при работе с программой.</w:t>
      </w:r>
    </w:p>
    <w:p w14:paraId="6FA90311"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Обеспечить возможность интеграции информации в другую систему.</w:t>
      </w:r>
    </w:p>
    <w:p w14:paraId="41E79358"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Условия эксплуатации</w:t>
      </w:r>
    </w:p>
    <w:p w14:paraId="78C592FD"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iCs/>
          <w:color w:val="000000"/>
          <w:sz w:val="28"/>
          <w:szCs w:val="28"/>
          <w:lang w:eastAsia="ru-RU"/>
        </w:rPr>
        <w:lastRenderedPageBreak/>
        <w:t>Требования к численности и квалификации персонала</w:t>
      </w:r>
    </w:p>
    <w:p w14:paraId="4EA4FF20"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Минимальное количество персонала, требуемого для работы программы, должно составлять не менее 2 штатных единиц –  администратор и пользователь программы – оператор.</w:t>
      </w:r>
    </w:p>
    <w:p w14:paraId="2ADC5B59"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Администратор должен иметь высшее профильное образование и сертификаты компании-производителя операционной системы. В перечень задач, выполняемых с администратором, должны входить:</w:t>
      </w:r>
    </w:p>
    <w:p w14:paraId="62A92E4F"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lang w:eastAsia="ru-RU"/>
        </w:rPr>
        <w:t>– задача поддержания работоспособности технических средств;</w:t>
      </w:r>
    </w:p>
    <w:p w14:paraId="0F6289C2"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lang w:eastAsia="ru-RU"/>
        </w:rPr>
        <w:t>– задачи установки (инсталляции) и поддержания работоспособности системных программных средств – операционной системы;</w:t>
      </w:r>
    </w:p>
    <w:p w14:paraId="524B9105"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lang w:eastAsia="ru-RU"/>
        </w:rPr>
        <w:t>– задача установки (инсталляции) программы.</w:t>
      </w:r>
    </w:p>
    <w:p w14:paraId="380759D6"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Пользователь программы (оператор) должен обладать практическими навыками работы с графическим пользовательским интерфейсом операционной системы.</w:t>
      </w:r>
    </w:p>
    <w:p w14:paraId="0D0E4B99"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Персонал должен быть аттестован на II квалификационную группу по электробезопасности (для работы с конторским оборудованием).</w:t>
      </w:r>
    </w:p>
    <w:p w14:paraId="7876F2C9"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iCs/>
          <w:color w:val="000000"/>
          <w:sz w:val="28"/>
          <w:szCs w:val="28"/>
          <w:shd w:val="clear" w:color="auto" w:fill="FFFFFF"/>
          <w:lang w:eastAsia="ru-RU"/>
        </w:rPr>
        <w:t>Требования к информационной и программной совместимости</w:t>
      </w:r>
    </w:p>
    <w:p w14:paraId="064D10CB"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Требования к информационным структурам и методам решения</w:t>
      </w:r>
    </w:p>
    <w:p w14:paraId="5589F451"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shd w:val="clear" w:color="auto" w:fill="FFFFFF"/>
          <w:lang w:eastAsia="ru-RU"/>
        </w:rPr>
        <w:t>Требования к информационным структурам (файлов) на входе и выходе, а также к методам решения не предъявляются.</w:t>
      </w:r>
    </w:p>
    <w:p w14:paraId="286EA696"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Требования к исходным кодам и языкам программирования</w:t>
      </w:r>
    </w:p>
    <w:p w14:paraId="37F99632" w14:textId="07D0F49F"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lang w:eastAsia="ru-RU"/>
        </w:rPr>
        <w:t xml:space="preserve">Исходные коды программы должны быть реализованы на языке </w:t>
      </w:r>
      <w:r w:rsidRPr="008E0B82">
        <w:rPr>
          <w:rFonts w:ascii="Times New Roman" w:eastAsia="Times New Roman" w:hAnsi="Times New Roman" w:cs="Times New Roman"/>
          <w:iCs/>
          <w:color w:val="000000"/>
          <w:sz w:val="28"/>
          <w:szCs w:val="28"/>
          <w:lang w:val="en-US" w:eastAsia="ru-RU"/>
        </w:rPr>
        <w:t>C</w:t>
      </w:r>
      <w:r w:rsidRPr="008E0B82">
        <w:rPr>
          <w:rFonts w:ascii="Times New Roman" w:eastAsia="Times New Roman" w:hAnsi="Times New Roman" w:cs="Times New Roman"/>
          <w:iCs/>
          <w:color w:val="000000"/>
          <w:sz w:val="28"/>
          <w:szCs w:val="28"/>
          <w:lang w:eastAsia="ru-RU"/>
        </w:rPr>
        <w:t xml:space="preserve"># в качестве интегрированной среды разработки программы должна быть использована среда </w:t>
      </w:r>
      <w:r w:rsidRPr="008E0B82">
        <w:rPr>
          <w:rFonts w:ascii="Times New Roman" w:eastAsia="Times New Roman" w:hAnsi="Times New Roman" w:cs="Times New Roman"/>
          <w:iCs/>
          <w:color w:val="000000"/>
          <w:sz w:val="28"/>
          <w:szCs w:val="28"/>
          <w:lang w:val="en-US" w:eastAsia="ru-RU"/>
        </w:rPr>
        <w:t>Visual</w:t>
      </w:r>
      <w:r w:rsidRPr="008E0B82">
        <w:rPr>
          <w:rFonts w:ascii="Times New Roman" w:eastAsia="Times New Roman" w:hAnsi="Times New Roman" w:cs="Times New Roman"/>
          <w:iCs/>
          <w:color w:val="000000"/>
          <w:sz w:val="28"/>
          <w:szCs w:val="28"/>
          <w:lang w:eastAsia="ru-RU"/>
        </w:rPr>
        <w:t xml:space="preserve"> </w:t>
      </w:r>
      <w:r w:rsidRPr="008E0B82">
        <w:rPr>
          <w:rFonts w:ascii="Times New Roman" w:eastAsia="Times New Roman" w:hAnsi="Times New Roman" w:cs="Times New Roman"/>
          <w:iCs/>
          <w:color w:val="000000"/>
          <w:sz w:val="28"/>
          <w:szCs w:val="28"/>
          <w:lang w:val="en-US" w:eastAsia="ru-RU"/>
        </w:rPr>
        <w:t>studio</w:t>
      </w:r>
      <w:r w:rsidRPr="008E0B82">
        <w:rPr>
          <w:rFonts w:ascii="Times New Roman" w:eastAsia="Times New Roman" w:hAnsi="Times New Roman" w:cs="Times New Roman"/>
          <w:iCs/>
          <w:color w:val="000000"/>
          <w:sz w:val="28"/>
          <w:szCs w:val="28"/>
          <w:lang w:eastAsia="ru-RU"/>
        </w:rPr>
        <w:t xml:space="preserve"> 2019 (</w:t>
      </w:r>
      <w:r w:rsidRPr="008E0B82">
        <w:rPr>
          <w:rFonts w:ascii="Times New Roman" w:eastAsia="Times New Roman" w:hAnsi="Times New Roman" w:cs="Times New Roman"/>
          <w:iCs/>
          <w:color w:val="000000"/>
          <w:sz w:val="28"/>
          <w:szCs w:val="28"/>
          <w:lang w:val="en-US" w:eastAsia="ru-RU"/>
        </w:rPr>
        <w:t>Windows</w:t>
      </w:r>
      <w:r w:rsidRPr="008E0B82">
        <w:rPr>
          <w:rFonts w:ascii="Times New Roman" w:eastAsia="Times New Roman" w:hAnsi="Times New Roman" w:cs="Times New Roman"/>
          <w:iCs/>
          <w:color w:val="000000"/>
          <w:sz w:val="28"/>
          <w:szCs w:val="28"/>
          <w:lang w:eastAsia="ru-RU"/>
        </w:rPr>
        <w:t xml:space="preserve"> </w:t>
      </w:r>
      <w:r w:rsidRPr="008E0B82">
        <w:rPr>
          <w:rFonts w:ascii="Times New Roman" w:eastAsia="Times New Roman" w:hAnsi="Times New Roman" w:cs="Times New Roman"/>
          <w:iCs/>
          <w:color w:val="000000"/>
          <w:sz w:val="28"/>
          <w:szCs w:val="28"/>
          <w:lang w:val="en-US" w:eastAsia="ru-RU"/>
        </w:rPr>
        <w:t>Forms</w:t>
      </w:r>
      <w:r w:rsidRPr="008E0B82">
        <w:rPr>
          <w:rFonts w:ascii="Times New Roman" w:eastAsia="Times New Roman" w:hAnsi="Times New Roman" w:cs="Times New Roman"/>
          <w:iCs/>
          <w:color w:val="000000"/>
          <w:sz w:val="28"/>
          <w:szCs w:val="28"/>
          <w:lang w:eastAsia="ru-RU"/>
        </w:rPr>
        <w:t>,</w:t>
      </w:r>
      <w:r w:rsidRPr="00283E5E">
        <w:rPr>
          <w:rFonts w:ascii="Times New Roman" w:eastAsia="Times New Roman" w:hAnsi="Times New Roman" w:cs="Times New Roman"/>
          <w:iCs/>
          <w:color w:val="000000"/>
          <w:sz w:val="28"/>
          <w:szCs w:val="28"/>
          <w:lang w:eastAsia="ru-RU"/>
        </w:rPr>
        <w:t xml:space="preserve"> </w:t>
      </w:r>
      <w:r w:rsidRPr="008E0B82">
        <w:rPr>
          <w:rFonts w:ascii="Times New Roman" w:eastAsia="Times New Roman" w:hAnsi="Times New Roman" w:cs="Times New Roman"/>
          <w:iCs/>
          <w:color w:val="000000"/>
          <w:sz w:val="28"/>
          <w:szCs w:val="28"/>
          <w:lang w:val="en-US" w:eastAsia="ru-RU"/>
        </w:rPr>
        <w:t>Framework</w:t>
      </w:r>
      <w:r w:rsidRPr="008E0B82">
        <w:rPr>
          <w:rFonts w:ascii="Times New Roman" w:eastAsia="Times New Roman" w:hAnsi="Times New Roman" w:cs="Times New Roman"/>
          <w:iCs/>
          <w:color w:val="000000"/>
          <w:sz w:val="28"/>
          <w:szCs w:val="28"/>
          <w:lang w:eastAsia="ru-RU"/>
        </w:rPr>
        <w:t>), ФИАС (ГАР БД ФИАС).</w:t>
      </w:r>
    </w:p>
    <w:p w14:paraId="7D03BD80"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color w:val="000000"/>
          <w:sz w:val="28"/>
          <w:szCs w:val="28"/>
          <w:lang w:eastAsia="ru-RU"/>
        </w:rPr>
        <w:t>Требования к программным средствам, используемым программой</w:t>
      </w:r>
    </w:p>
    <w:p w14:paraId="1389C054" w14:textId="49E02B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xml:space="preserve">Допускается применение пакета обновления данное приложение разрабатывалось и тестировалось на платформе </w:t>
      </w:r>
      <w:r w:rsidRPr="008E0B82">
        <w:rPr>
          <w:rFonts w:ascii="Times New Roman" w:eastAsia="Times New Roman" w:hAnsi="Times New Roman" w:cs="Times New Roman"/>
          <w:iCs/>
          <w:color w:val="000000"/>
          <w:sz w:val="28"/>
          <w:szCs w:val="28"/>
          <w:shd w:val="clear" w:color="auto" w:fill="FFFFFF"/>
          <w:lang w:val="en-US" w:eastAsia="ru-RU"/>
        </w:rPr>
        <w:t>Windows</w:t>
      </w:r>
      <w:r w:rsidRPr="008E0B82">
        <w:rPr>
          <w:rFonts w:ascii="Times New Roman" w:eastAsia="Times New Roman" w:hAnsi="Times New Roman" w:cs="Times New Roman"/>
          <w:iCs/>
          <w:color w:val="000000"/>
          <w:sz w:val="28"/>
          <w:szCs w:val="28"/>
          <w:shd w:val="clear" w:color="auto" w:fill="FFFFFF"/>
          <w:lang w:eastAsia="ru-RU"/>
        </w:rPr>
        <w:t xml:space="preserve"> 10, </w:t>
      </w:r>
      <w:r w:rsidRPr="008E0B82">
        <w:rPr>
          <w:rFonts w:ascii="Times New Roman" w:eastAsia="Times New Roman" w:hAnsi="Times New Roman" w:cs="Times New Roman"/>
          <w:iCs/>
          <w:color w:val="000000"/>
          <w:sz w:val="28"/>
          <w:szCs w:val="28"/>
          <w:shd w:val="clear" w:color="auto" w:fill="FFFFFF"/>
          <w:lang w:val="en-US" w:eastAsia="ru-RU"/>
        </w:rPr>
        <w:t>SqlServerExpress</w:t>
      </w:r>
      <w:r w:rsidRPr="008E0B82">
        <w:rPr>
          <w:rFonts w:ascii="Times New Roman" w:eastAsia="Times New Roman" w:hAnsi="Times New Roman" w:cs="Times New Roman"/>
          <w:iCs/>
          <w:color w:val="000000"/>
          <w:sz w:val="28"/>
          <w:szCs w:val="28"/>
          <w:shd w:val="clear" w:color="auto" w:fill="FFFFFF"/>
          <w:lang w:eastAsia="ru-RU"/>
        </w:rPr>
        <w:t xml:space="preserve">, </w:t>
      </w:r>
      <w:r w:rsidRPr="008E0B82">
        <w:rPr>
          <w:rFonts w:ascii="Times New Roman" w:hAnsi="Times New Roman" w:cs="Times New Roman"/>
          <w:iCs/>
          <w:sz w:val="28"/>
          <w:szCs w:val="28"/>
        </w:rPr>
        <w:t xml:space="preserve">OЗУ – 8 Гб, Видеопамять – не менее 1 ГБ, ПЗУ – 500 Гб, </w:t>
      </w:r>
      <w:r w:rsidRPr="008E0B82">
        <w:rPr>
          <w:rFonts w:ascii="Times New Roman" w:eastAsia="Times New Roman" w:hAnsi="Times New Roman" w:cs="Times New Roman"/>
          <w:iCs/>
          <w:color w:val="000000"/>
          <w:sz w:val="28"/>
          <w:szCs w:val="28"/>
          <w:shd w:val="clear" w:color="auto" w:fill="FFFFFF"/>
          <w:lang w:eastAsia="ru-RU"/>
        </w:rPr>
        <w:t>Платформа .</w:t>
      </w:r>
      <w:r w:rsidRPr="008E0B82">
        <w:rPr>
          <w:rFonts w:ascii="Times New Roman" w:eastAsia="Times New Roman" w:hAnsi="Times New Roman" w:cs="Times New Roman"/>
          <w:iCs/>
          <w:color w:val="000000"/>
          <w:sz w:val="28"/>
          <w:szCs w:val="28"/>
          <w:shd w:val="clear" w:color="auto" w:fill="FFFFFF"/>
          <w:lang w:val="en-US" w:eastAsia="ru-RU"/>
        </w:rPr>
        <w:t>NET</w:t>
      </w:r>
      <w:r w:rsidRPr="008E0B82">
        <w:rPr>
          <w:rFonts w:ascii="Times New Roman" w:eastAsia="Times New Roman" w:hAnsi="Times New Roman" w:cs="Times New Roman"/>
          <w:iCs/>
          <w:color w:val="000000"/>
          <w:sz w:val="28"/>
          <w:szCs w:val="28"/>
          <w:shd w:val="clear" w:color="auto" w:fill="FFFFFF"/>
          <w:lang w:eastAsia="ru-RU"/>
        </w:rPr>
        <w:t xml:space="preserve"> и .</w:t>
      </w:r>
      <w:r w:rsidRPr="008E0B82">
        <w:rPr>
          <w:rFonts w:ascii="Times New Roman" w:eastAsia="Times New Roman" w:hAnsi="Times New Roman" w:cs="Times New Roman"/>
          <w:iCs/>
          <w:color w:val="000000"/>
          <w:sz w:val="28"/>
          <w:szCs w:val="28"/>
          <w:shd w:val="clear" w:color="auto" w:fill="FFFFFF"/>
          <w:lang w:val="en-US" w:eastAsia="ru-RU"/>
        </w:rPr>
        <w:t>NET</w:t>
      </w:r>
      <w:r w:rsidRPr="008E0B82">
        <w:rPr>
          <w:rFonts w:ascii="Times New Roman" w:eastAsia="Times New Roman" w:hAnsi="Times New Roman" w:cs="Times New Roman"/>
          <w:iCs/>
          <w:color w:val="000000"/>
          <w:sz w:val="28"/>
          <w:szCs w:val="28"/>
          <w:shd w:val="clear" w:color="auto" w:fill="FFFFFF"/>
          <w:lang w:eastAsia="ru-RU"/>
        </w:rPr>
        <w:t xml:space="preserve"> </w:t>
      </w:r>
      <w:r w:rsidRPr="008E0B82">
        <w:rPr>
          <w:rFonts w:ascii="Times New Roman" w:eastAsia="Times New Roman" w:hAnsi="Times New Roman" w:cs="Times New Roman"/>
          <w:iCs/>
          <w:color w:val="000000"/>
          <w:sz w:val="28"/>
          <w:szCs w:val="28"/>
          <w:shd w:val="clear" w:color="auto" w:fill="FFFFFF"/>
          <w:lang w:val="en-US" w:eastAsia="ru-RU"/>
        </w:rPr>
        <w:t>Framework</w:t>
      </w:r>
      <w:r w:rsidRPr="008E0B82">
        <w:rPr>
          <w:rFonts w:ascii="Times New Roman" w:eastAsia="Times New Roman" w:hAnsi="Times New Roman" w:cs="Times New Roman"/>
          <w:iCs/>
          <w:color w:val="000000"/>
          <w:sz w:val="28"/>
          <w:szCs w:val="28"/>
          <w:shd w:val="clear" w:color="auto" w:fill="FFFFFF"/>
          <w:lang w:eastAsia="ru-RU"/>
        </w:rPr>
        <w:t xml:space="preserve">, </w:t>
      </w:r>
      <w:r w:rsidRPr="008E0B82">
        <w:rPr>
          <w:rFonts w:ascii="Times New Roman" w:eastAsia="Times New Roman" w:hAnsi="Times New Roman" w:cs="Times New Roman"/>
          <w:iCs/>
          <w:color w:val="000000"/>
          <w:sz w:val="28"/>
          <w:szCs w:val="28"/>
          <w:lang w:eastAsia="ru-RU"/>
        </w:rPr>
        <w:t xml:space="preserve">ФИАС может сохранять файлы в двух форматах - </w:t>
      </w:r>
      <w:r w:rsidRPr="008E0B82">
        <w:rPr>
          <w:rFonts w:ascii="Times New Roman" w:eastAsia="Times New Roman" w:hAnsi="Times New Roman" w:cs="Times New Roman"/>
          <w:iCs/>
          <w:color w:val="000000"/>
          <w:sz w:val="28"/>
          <w:szCs w:val="28"/>
          <w:lang w:val="en-US" w:eastAsia="ru-RU"/>
        </w:rPr>
        <w:t>xml</w:t>
      </w:r>
      <w:r w:rsidRPr="008E0B82">
        <w:rPr>
          <w:rFonts w:ascii="Times New Roman" w:eastAsia="Times New Roman" w:hAnsi="Times New Roman" w:cs="Times New Roman"/>
          <w:iCs/>
          <w:color w:val="000000"/>
          <w:sz w:val="28"/>
          <w:szCs w:val="28"/>
          <w:lang w:eastAsia="ru-RU"/>
        </w:rPr>
        <w:t>.</w:t>
      </w:r>
    </w:p>
    <w:p w14:paraId="26A40E7D"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iCs/>
          <w:color w:val="000000"/>
          <w:sz w:val="28"/>
          <w:szCs w:val="28"/>
          <w:shd w:val="clear" w:color="auto" w:fill="FFFFFF"/>
          <w:lang w:eastAsia="ru-RU"/>
        </w:rPr>
        <w:lastRenderedPageBreak/>
        <w:t>Требования к видам обслуживания</w:t>
      </w:r>
    </w:p>
    <w:p w14:paraId="7ECC9F2F"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b/>
          <w:bCs/>
          <w:iCs/>
          <w:color w:val="000000"/>
          <w:sz w:val="28"/>
          <w:szCs w:val="28"/>
          <w:shd w:val="clear" w:color="auto" w:fill="FFFFFF"/>
          <w:lang w:eastAsia="ru-RU"/>
        </w:rPr>
        <w:t>Требования к составу и параметрам технических средств</w:t>
      </w:r>
    </w:p>
    <w:p w14:paraId="0B03BCBF"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Система должна работать на IBM совместимых персональных компьютеpax.</w:t>
      </w:r>
    </w:p>
    <w:p w14:paraId="296CA9CE"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Минимальная конфигурация:</w:t>
      </w:r>
    </w:p>
    <w:p w14:paraId="48BB0313" w14:textId="77777777" w:rsidR="008E0B82" w:rsidRPr="008E0B82" w:rsidRDefault="008E0B82" w:rsidP="008E0B82">
      <w:pPr>
        <w:numPr>
          <w:ilvl w:val="0"/>
          <w:numId w:val="22"/>
        </w:numPr>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color w:val="000000"/>
          <w:sz w:val="28"/>
          <w:szCs w:val="28"/>
          <w:lang w:eastAsia="ru-RU"/>
        </w:rPr>
        <w:t>– тип процессора Pentiumи выше;</w:t>
      </w:r>
    </w:p>
    <w:p w14:paraId="4971D56E" w14:textId="77777777" w:rsidR="008E0B82" w:rsidRPr="008E0B82" w:rsidRDefault="008E0B82" w:rsidP="008E0B82">
      <w:pPr>
        <w:numPr>
          <w:ilvl w:val="0"/>
          <w:numId w:val="22"/>
        </w:numPr>
        <w:shd w:val="clear" w:color="auto" w:fill="FFFFFF"/>
        <w:tabs>
          <w:tab w:val="left" w:pos="0"/>
        </w:tabs>
        <w:suppressAutoHyphens/>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объем оперативного запоминающего устройства 32 Мб и более.</w:t>
      </w:r>
    </w:p>
    <w:p w14:paraId="2F15BB86" w14:textId="763A15E9" w:rsidR="008E0B82" w:rsidRPr="008E0B82" w:rsidRDefault="008E0B82" w:rsidP="008E0B82">
      <w:pPr>
        <w:shd w:val="clear" w:color="auto" w:fill="FFFFFF"/>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xml:space="preserve">– Система должна работать под управлением семейства операционных систем Win32 (Windows95, Windows98, Windows2000, WindowsNTи т. п.), </w:t>
      </w:r>
    </w:p>
    <w:tbl>
      <w:tblPr>
        <w:tblW w:w="0" w:type="auto"/>
        <w:tblLayout w:type="fixed"/>
        <w:tblCellMar>
          <w:left w:w="0" w:type="dxa"/>
          <w:bottom w:w="28" w:type="dxa"/>
          <w:right w:w="0" w:type="dxa"/>
        </w:tblCellMar>
        <w:tblLook w:val="04A0" w:firstRow="1" w:lastRow="0" w:firstColumn="1" w:lastColumn="0" w:noHBand="0" w:noVBand="1"/>
      </w:tblPr>
      <w:tblGrid>
        <w:gridCol w:w="2589"/>
        <w:gridCol w:w="2563"/>
        <w:gridCol w:w="1975"/>
      </w:tblGrid>
      <w:tr w:rsidR="008E0B82" w:rsidRPr="008E0B82" w14:paraId="6750074E" w14:textId="77777777" w:rsidTr="008E0B82">
        <w:tc>
          <w:tcPr>
            <w:tcW w:w="2589" w:type="dxa"/>
            <w:tcBorders>
              <w:top w:val="nil"/>
              <w:left w:val="nil"/>
              <w:bottom w:val="single" w:sz="12" w:space="0" w:color="E8F0F7"/>
              <w:right w:val="nil"/>
            </w:tcBorders>
            <w:vAlign w:val="center"/>
            <w:hideMark/>
          </w:tcPr>
          <w:p w14:paraId="6FC7BFFF" w14:textId="77777777" w:rsidR="008E0B82" w:rsidRPr="008E0B82" w:rsidRDefault="008E0B82" w:rsidP="008E0B82">
            <w:pPr>
              <w:pStyle w:val="af0"/>
              <w:spacing w:after="0" w:line="360" w:lineRule="auto"/>
              <w:ind w:firstLine="709"/>
              <w:rPr>
                <w:rFonts w:ascii="Times New Roman" w:hAnsi="Times New Roman" w:cs="Times New Roman"/>
                <w:sz w:val="28"/>
                <w:szCs w:val="28"/>
              </w:rPr>
            </w:pPr>
            <w:r w:rsidRPr="008E0B82">
              <w:rPr>
                <w:rFonts w:ascii="Times New Roman" w:eastAsia="Liberation Serif" w:hAnsi="Times New Roman" w:cs="Times New Roman"/>
                <w:sz w:val="28"/>
                <w:szCs w:val="28"/>
              </w:rPr>
              <w:t xml:space="preserve"> </w:t>
            </w:r>
            <w:r w:rsidRPr="008E0B82">
              <w:rPr>
                <w:rFonts w:ascii="Times New Roman" w:hAnsi="Times New Roman" w:cs="Times New Roman"/>
                <w:sz w:val="28"/>
                <w:szCs w:val="28"/>
              </w:rPr>
              <w:t>БД ФИАС от 17.05.2022</w:t>
            </w:r>
          </w:p>
        </w:tc>
        <w:tc>
          <w:tcPr>
            <w:tcW w:w="2563" w:type="dxa"/>
            <w:tcBorders>
              <w:top w:val="nil"/>
              <w:left w:val="nil"/>
              <w:bottom w:val="single" w:sz="12" w:space="0" w:color="E8F0F7"/>
              <w:right w:val="nil"/>
            </w:tcBorders>
            <w:vAlign w:val="center"/>
            <w:hideMark/>
          </w:tcPr>
          <w:p w14:paraId="5D1D7BF1" w14:textId="77777777" w:rsidR="008E0B82" w:rsidRPr="008E0B82" w:rsidRDefault="009E676E" w:rsidP="008E0B82">
            <w:pPr>
              <w:pStyle w:val="af0"/>
              <w:spacing w:after="0" w:line="360" w:lineRule="auto"/>
              <w:ind w:firstLine="709"/>
              <w:rPr>
                <w:rFonts w:ascii="Times New Roman" w:hAnsi="Times New Roman" w:cs="Times New Roman"/>
                <w:sz w:val="28"/>
                <w:szCs w:val="28"/>
                <w:lang w:val="en-US"/>
              </w:rPr>
            </w:pPr>
            <w:hyperlink r:id="rId10" w:history="1">
              <w:r w:rsidR="008E0B82" w:rsidRPr="008E0B82">
                <w:rPr>
                  <w:rStyle w:val="a3"/>
                  <w:rFonts w:ascii="Times New Roman" w:hAnsi="Times New Roman" w:cs="Times New Roman"/>
                  <w:sz w:val="28"/>
                  <w:szCs w:val="28"/>
                  <w:lang w:val="en-US"/>
                </w:rPr>
                <w:t>gar_delta_xml.zip (16</w:t>
              </w:r>
              <w:r w:rsidR="008E0B82" w:rsidRPr="008E0B82">
                <w:rPr>
                  <w:rStyle w:val="a3"/>
                  <w:rFonts w:ascii="Times New Roman" w:hAnsi="Times New Roman" w:cs="Times New Roman"/>
                  <w:sz w:val="28"/>
                  <w:szCs w:val="28"/>
                </w:rPr>
                <w:t>мб</w:t>
              </w:r>
              <w:r w:rsidR="008E0B82" w:rsidRPr="008E0B82">
                <w:rPr>
                  <w:rStyle w:val="a3"/>
                  <w:rFonts w:ascii="Times New Roman" w:hAnsi="Times New Roman" w:cs="Times New Roman"/>
                  <w:sz w:val="28"/>
                  <w:szCs w:val="28"/>
                  <w:lang w:val="en-US"/>
                </w:rPr>
                <w:t>)</w:t>
              </w:r>
            </w:hyperlink>
          </w:p>
        </w:tc>
        <w:tc>
          <w:tcPr>
            <w:tcW w:w="1975" w:type="dxa"/>
            <w:tcBorders>
              <w:top w:val="nil"/>
              <w:left w:val="nil"/>
              <w:bottom w:val="single" w:sz="12" w:space="0" w:color="E8F0F7"/>
              <w:right w:val="nil"/>
            </w:tcBorders>
            <w:vAlign w:val="center"/>
            <w:hideMark/>
          </w:tcPr>
          <w:p w14:paraId="4F28B261" w14:textId="77777777" w:rsidR="008E0B82" w:rsidRPr="008E0B82" w:rsidRDefault="009E676E" w:rsidP="008E0B82">
            <w:pPr>
              <w:pStyle w:val="af0"/>
              <w:spacing w:after="0" w:line="360" w:lineRule="auto"/>
              <w:ind w:firstLine="709"/>
              <w:rPr>
                <w:rFonts w:ascii="Times New Roman" w:hAnsi="Times New Roman" w:cs="Times New Roman"/>
                <w:sz w:val="28"/>
                <w:szCs w:val="28"/>
              </w:rPr>
            </w:pPr>
            <w:hyperlink r:id="rId11" w:history="1">
              <w:r w:rsidR="008E0B82" w:rsidRPr="008E0B82">
                <w:rPr>
                  <w:rStyle w:val="a3"/>
                  <w:rFonts w:ascii="Times New Roman" w:hAnsi="Times New Roman" w:cs="Times New Roman"/>
                  <w:sz w:val="28"/>
                  <w:szCs w:val="28"/>
                </w:rPr>
                <w:t>gar_xml.zip (33гб)</w:t>
              </w:r>
            </w:hyperlink>
            <w:r w:rsidR="008E0B82" w:rsidRPr="008E0B82">
              <w:rPr>
                <w:rFonts w:ascii="Times New Roman" w:hAnsi="Times New Roman" w:cs="Times New Roman"/>
                <w:sz w:val="28"/>
                <w:szCs w:val="28"/>
              </w:rPr>
              <w:t>.</w:t>
            </w:r>
          </w:p>
        </w:tc>
      </w:tr>
    </w:tbl>
    <w:p w14:paraId="043533E6" w14:textId="77777777" w:rsidR="008E0B82" w:rsidRPr="008E0B82" w:rsidRDefault="008E0B82" w:rsidP="008E0B82">
      <w:pPr>
        <w:shd w:val="clear" w:color="auto" w:fill="FFFFFF"/>
        <w:spacing w:after="0" w:line="360" w:lineRule="auto"/>
        <w:ind w:firstLine="709"/>
        <w:jc w:val="both"/>
        <w:rPr>
          <w:rFonts w:ascii="Times New Roman" w:eastAsia="Times New Roman" w:hAnsi="Times New Roman" w:cs="Times New Roman"/>
          <w:iCs/>
          <w:color w:val="111111"/>
          <w:kern w:val="2"/>
          <w:sz w:val="28"/>
          <w:szCs w:val="28"/>
          <w:shd w:val="clear" w:color="auto" w:fill="FFFFFF"/>
          <w:lang w:eastAsia="ru-RU" w:bidi="hi-IN"/>
        </w:rPr>
      </w:pPr>
    </w:p>
    <w:p w14:paraId="04547CC0" w14:textId="77777777" w:rsidR="00874940" w:rsidRPr="008E0B82" w:rsidRDefault="00874940" w:rsidP="008E0B82">
      <w:pPr>
        <w:spacing w:after="0" w:line="360" w:lineRule="auto"/>
        <w:ind w:firstLine="709"/>
        <w:rPr>
          <w:rFonts w:ascii="Times New Roman" w:eastAsia="Times New Roman" w:hAnsi="Times New Roman" w:cs="Times New Roman"/>
          <w:iCs/>
          <w:color w:val="000000"/>
          <w:sz w:val="28"/>
          <w:szCs w:val="28"/>
          <w:lang w:eastAsia="ru-RU"/>
        </w:rPr>
      </w:pPr>
      <w:r w:rsidRPr="008E0B82">
        <w:rPr>
          <w:rFonts w:ascii="Times New Roman" w:eastAsia="Times New Roman" w:hAnsi="Times New Roman" w:cs="Times New Roman"/>
          <w:iCs/>
          <w:color w:val="000000"/>
          <w:sz w:val="28"/>
          <w:szCs w:val="28"/>
          <w:lang w:eastAsia="ru-RU"/>
        </w:rPr>
        <w:br w:type="page"/>
      </w:r>
    </w:p>
    <w:p w14:paraId="6A73C7EC" w14:textId="77777777" w:rsidR="00EB7D04" w:rsidRPr="008E0B82" w:rsidRDefault="00EB7D04" w:rsidP="008E0B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E0B82">
        <w:rPr>
          <w:rFonts w:ascii="Times New Roman" w:eastAsia="Times New Roman" w:hAnsi="Times New Roman" w:cs="Times New Roman"/>
          <w:b/>
          <w:bCs/>
          <w:color w:val="000000"/>
          <w:sz w:val="28"/>
          <w:szCs w:val="28"/>
          <w:lang w:eastAsia="ru-RU"/>
        </w:rPr>
        <w:lastRenderedPageBreak/>
        <w:t xml:space="preserve"> Требования к программным средствам, используемым программой</w:t>
      </w:r>
    </w:p>
    <w:p w14:paraId="76C9A94F" w14:textId="77777777" w:rsidR="00EB7D04" w:rsidRPr="008E0B82" w:rsidRDefault="00EB7D04" w:rsidP="008E0B82">
      <w:pPr>
        <w:shd w:val="clear" w:color="auto" w:fill="FFFFFF"/>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xml:space="preserve">Допускается применение пакета обновления данное приложение разрабатывалось и тестировалось на платформе </w:t>
      </w:r>
      <w:r w:rsidRPr="008E0B82">
        <w:rPr>
          <w:rFonts w:ascii="Times New Roman" w:eastAsia="Times New Roman" w:hAnsi="Times New Roman" w:cs="Times New Roman"/>
          <w:iCs/>
          <w:color w:val="000000"/>
          <w:sz w:val="28"/>
          <w:szCs w:val="28"/>
          <w:shd w:val="clear" w:color="auto" w:fill="FFFFFF"/>
          <w:lang w:val="en-US" w:eastAsia="ru-RU"/>
        </w:rPr>
        <w:t>Windows</w:t>
      </w:r>
      <w:r w:rsidRPr="008E0B82">
        <w:rPr>
          <w:rFonts w:ascii="Times New Roman" w:eastAsia="Times New Roman" w:hAnsi="Times New Roman" w:cs="Times New Roman"/>
          <w:iCs/>
          <w:color w:val="000000"/>
          <w:sz w:val="28"/>
          <w:szCs w:val="28"/>
          <w:shd w:val="clear" w:color="auto" w:fill="FFFFFF"/>
          <w:lang w:eastAsia="ru-RU"/>
        </w:rPr>
        <w:t xml:space="preserve"> 10, </w:t>
      </w:r>
      <w:r w:rsidRPr="008E0B82">
        <w:rPr>
          <w:rFonts w:ascii="Times New Roman" w:eastAsia="Times New Roman" w:hAnsi="Times New Roman" w:cs="Times New Roman"/>
          <w:iCs/>
          <w:color w:val="000000"/>
          <w:sz w:val="28"/>
          <w:szCs w:val="28"/>
          <w:shd w:val="clear" w:color="auto" w:fill="FFFFFF"/>
          <w:lang w:val="en-US" w:eastAsia="ru-RU"/>
        </w:rPr>
        <w:t>SqlServerExpress</w:t>
      </w:r>
      <w:r w:rsidRPr="008E0B82">
        <w:rPr>
          <w:rFonts w:ascii="Times New Roman" w:eastAsia="Times New Roman" w:hAnsi="Times New Roman" w:cs="Times New Roman"/>
          <w:iCs/>
          <w:color w:val="000000"/>
          <w:sz w:val="28"/>
          <w:szCs w:val="28"/>
          <w:shd w:val="clear" w:color="auto" w:fill="FFFFFF"/>
          <w:lang w:eastAsia="ru-RU"/>
        </w:rPr>
        <w:t xml:space="preserve">, </w:t>
      </w:r>
      <w:r w:rsidRPr="008E0B82">
        <w:rPr>
          <w:rFonts w:ascii="Times New Roman" w:hAnsi="Times New Roman" w:cs="Times New Roman"/>
          <w:iCs/>
          <w:sz w:val="28"/>
          <w:szCs w:val="28"/>
        </w:rPr>
        <w:t xml:space="preserve">ОС – </w:t>
      </w:r>
      <w:r w:rsidRPr="008E0B82">
        <w:rPr>
          <w:rFonts w:ascii="Times New Roman" w:hAnsi="Times New Roman" w:cs="Times New Roman"/>
          <w:iCs/>
          <w:sz w:val="28"/>
          <w:szCs w:val="28"/>
          <w:lang w:val="en-US"/>
        </w:rPr>
        <w:t>Windows</w:t>
      </w:r>
      <w:r w:rsidRPr="008E0B82">
        <w:rPr>
          <w:rFonts w:ascii="Times New Roman" w:hAnsi="Times New Roman" w:cs="Times New Roman"/>
          <w:iCs/>
          <w:sz w:val="28"/>
          <w:szCs w:val="28"/>
        </w:rPr>
        <w:t xml:space="preserve"> 8/10, OЗУ – 8 Гб, Видеопамять – не менее 1 ГБ, ПЗУ – 500 Гб, </w:t>
      </w:r>
      <w:r w:rsidRPr="008E0B82">
        <w:rPr>
          <w:rFonts w:ascii="Times New Roman" w:eastAsia="Times New Roman" w:hAnsi="Times New Roman" w:cs="Times New Roman"/>
          <w:iCs/>
          <w:color w:val="000000"/>
          <w:sz w:val="28"/>
          <w:szCs w:val="28"/>
          <w:shd w:val="clear" w:color="auto" w:fill="FFFFFF"/>
          <w:lang w:eastAsia="ru-RU"/>
        </w:rPr>
        <w:t>Платформа .</w:t>
      </w:r>
      <w:r w:rsidRPr="008E0B82">
        <w:rPr>
          <w:rFonts w:ascii="Times New Roman" w:eastAsia="Times New Roman" w:hAnsi="Times New Roman" w:cs="Times New Roman"/>
          <w:iCs/>
          <w:color w:val="000000"/>
          <w:sz w:val="28"/>
          <w:szCs w:val="28"/>
          <w:shd w:val="clear" w:color="auto" w:fill="FFFFFF"/>
          <w:lang w:val="en-US" w:eastAsia="ru-RU"/>
        </w:rPr>
        <w:t>NET</w:t>
      </w:r>
      <w:r w:rsidRPr="008E0B82">
        <w:rPr>
          <w:rFonts w:ascii="Times New Roman" w:eastAsia="Times New Roman" w:hAnsi="Times New Roman" w:cs="Times New Roman"/>
          <w:iCs/>
          <w:color w:val="000000"/>
          <w:sz w:val="28"/>
          <w:szCs w:val="28"/>
          <w:shd w:val="clear" w:color="auto" w:fill="FFFFFF"/>
          <w:lang w:eastAsia="ru-RU"/>
        </w:rPr>
        <w:t xml:space="preserve"> и .</w:t>
      </w:r>
      <w:r w:rsidRPr="008E0B82">
        <w:rPr>
          <w:rFonts w:ascii="Times New Roman" w:eastAsia="Times New Roman" w:hAnsi="Times New Roman" w:cs="Times New Roman"/>
          <w:iCs/>
          <w:color w:val="000000"/>
          <w:sz w:val="28"/>
          <w:szCs w:val="28"/>
          <w:shd w:val="clear" w:color="auto" w:fill="FFFFFF"/>
          <w:lang w:val="en-US" w:eastAsia="ru-RU"/>
        </w:rPr>
        <w:t>NET</w:t>
      </w:r>
      <w:r w:rsidRPr="008E0B82">
        <w:rPr>
          <w:rFonts w:ascii="Times New Roman" w:eastAsia="Times New Roman" w:hAnsi="Times New Roman" w:cs="Times New Roman"/>
          <w:iCs/>
          <w:color w:val="000000"/>
          <w:sz w:val="28"/>
          <w:szCs w:val="28"/>
          <w:shd w:val="clear" w:color="auto" w:fill="FFFFFF"/>
          <w:lang w:eastAsia="ru-RU"/>
        </w:rPr>
        <w:t xml:space="preserve"> </w:t>
      </w:r>
      <w:r w:rsidRPr="008E0B82">
        <w:rPr>
          <w:rFonts w:ascii="Times New Roman" w:eastAsia="Times New Roman" w:hAnsi="Times New Roman" w:cs="Times New Roman"/>
          <w:iCs/>
          <w:color w:val="000000"/>
          <w:sz w:val="28"/>
          <w:szCs w:val="28"/>
          <w:shd w:val="clear" w:color="auto" w:fill="FFFFFF"/>
          <w:lang w:val="en-US" w:eastAsia="ru-RU"/>
        </w:rPr>
        <w:t>Framework</w:t>
      </w:r>
      <w:r w:rsidRPr="008E0B82">
        <w:rPr>
          <w:rFonts w:ascii="Times New Roman" w:eastAsia="Times New Roman" w:hAnsi="Times New Roman" w:cs="Times New Roman"/>
          <w:iCs/>
          <w:color w:val="000000"/>
          <w:sz w:val="28"/>
          <w:szCs w:val="28"/>
          <w:shd w:val="clear" w:color="auto" w:fill="FFFFFF"/>
          <w:lang w:eastAsia="ru-RU"/>
        </w:rPr>
        <w:t xml:space="preserve">, ФИАС может сохранять файлы в двух форматах — </w:t>
      </w:r>
      <w:r w:rsidRPr="008E0B82">
        <w:rPr>
          <w:rFonts w:ascii="Times New Roman" w:eastAsia="Times New Roman" w:hAnsi="Times New Roman" w:cs="Times New Roman"/>
          <w:iCs/>
          <w:color w:val="000000"/>
          <w:sz w:val="28"/>
          <w:szCs w:val="28"/>
          <w:shd w:val="clear" w:color="auto" w:fill="FFFFFF"/>
          <w:lang w:val="en-US" w:eastAsia="ru-RU"/>
        </w:rPr>
        <w:t>xml</w:t>
      </w:r>
      <w:r w:rsidRPr="008E0B82">
        <w:rPr>
          <w:rFonts w:ascii="Times New Roman" w:eastAsia="Times New Roman" w:hAnsi="Times New Roman" w:cs="Times New Roman"/>
          <w:iCs/>
          <w:color w:val="000000"/>
          <w:sz w:val="28"/>
          <w:szCs w:val="28"/>
          <w:shd w:val="clear" w:color="auto" w:fill="FFFFFF"/>
          <w:lang w:eastAsia="ru-RU"/>
        </w:rPr>
        <w:t>.</w:t>
      </w:r>
    </w:p>
    <w:p w14:paraId="31713037" w14:textId="77777777" w:rsidR="00EB7D04" w:rsidRPr="008E0B82" w:rsidRDefault="00EB7D04" w:rsidP="008E0B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E0B82">
        <w:rPr>
          <w:rFonts w:ascii="Times New Roman" w:eastAsia="Times New Roman" w:hAnsi="Times New Roman" w:cs="Times New Roman"/>
          <w:b/>
          <w:bCs/>
          <w:iCs/>
          <w:color w:val="000000"/>
          <w:sz w:val="28"/>
          <w:szCs w:val="28"/>
          <w:shd w:val="clear" w:color="auto" w:fill="FFFFFF"/>
          <w:lang w:eastAsia="ru-RU"/>
        </w:rPr>
        <w:t xml:space="preserve"> Требования к видам обслуживания</w:t>
      </w:r>
    </w:p>
    <w:p w14:paraId="5E5372D7" w14:textId="77777777" w:rsidR="00EB7D04" w:rsidRPr="008E0B82" w:rsidRDefault="00EB7D04" w:rsidP="008E0B8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E0B82">
        <w:rPr>
          <w:rFonts w:ascii="Times New Roman" w:eastAsia="Times New Roman" w:hAnsi="Times New Roman" w:cs="Times New Roman"/>
          <w:b/>
          <w:bCs/>
          <w:iCs/>
          <w:color w:val="000000"/>
          <w:sz w:val="28"/>
          <w:szCs w:val="28"/>
          <w:shd w:val="clear" w:color="auto" w:fill="FFFFFF"/>
          <w:lang w:eastAsia="ru-RU"/>
        </w:rPr>
        <w:t xml:space="preserve"> Требования к составу и параметрам технических средств</w:t>
      </w:r>
    </w:p>
    <w:p w14:paraId="4269792C" w14:textId="77777777" w:rsidR="00EB7D04" w:rsidRPr="008E0B82" w:rsidRDefault="00EB7D04" w:rsidP="008E0B82">
      <w:pPr>
        <w:spacing w:after="0" w:line="360" w:lineRule="auto"/>
        <w:ind w:firstLine="709"/>
        <w:jc w:val="both"/>
        <w:rPr>
          <w:rFonts w:ascii="Times New Roman" w:eastAsia="Times New Roman" w:hAnsi="Times New Roman" w:cs="Times New Roman"/>
          <w:color w:val="000000"/>
          <w:sz w:val="28"/>
          <w:szCs w:val="28"/>
          <w:lang w:eastAsia="ru-RU"/>
        </w:rPr>
      </w:pPr>
      <w:r w:rsidRPr="008E0B82">
        <w:rPr>
          <w:rFonts w:ascii="Times New Roman" w:eastAsia="Times New Roman" w:hAnsi="Times New Roman" w:cs="Times New Roman"/>
          <w:color w:val="000000"/>
          <w:sz w:val="28"/>
          <w:szCs w:val="28"/>
          <w:lang w:eastAsia="ru-RU"/>
        </w:rPr>
        <w:t>– Система должна работать на IBM совместимых персональных компьютерах.</w:t>
      </w:r>
    </w:p>
    <w:p w14:paraId="635A695E" w14:textId="77777777" w:rsidR="00EB7D04" w:rsidRPr="008E0B82" w:rsidRDefault="00EB7D04" w:rsidP="008E0B82">
      <w:pPr>
        <w:spacing w:after="0" w:line="360" w:lineRule="auto"/>
        <w:ind w:firstLine="709"/>
        <w:jc w:val="both"/>
        <w:rPr>
          <w:rFonts w:ascii="Times New Roman" w:eastAsia="Times New Roman" w:hAnsi="Times New Roman" w:cs="Times New Roman"/>
          <w:color w:val="000000"/>
          <w:sz w:val="28"/>
          <w:szCs w:val="28"/>
          <w:lang w:eastAsia="ru-RU"/>
        </w:rPr>
      </w:pPr>
      <w:r w:rsidRPr="008E0B82">
        <w:rPr>
          <w:rFonts w:ascii="Times New Roman" w:eastAsia="Times New Roman" w:hAnsi="Times New Roman" w:cs="Times New Roman"/>
          <w:color w:val="000000"/>
          <w:sz w:val="28"/>
          <w:szCs w:val="28"/>
          <w:lang w:eastAsia="ru-RU"/>
        </w:rPr>
        <w:t>– Минимальная конфигурация:</w:t>
      </w:r>
    </w:p>
    <w:p w14:paraId="1E8939EE" w14:textId="77777777" w:rsidR="00EB7D04" w:rsidRPr="008E0B82" w:rsidRDefault="00EB7D04" w:rsidP="008E0B82">
      <w:pPr>
        <w:spacing w:after="0" w:line="360" w:lineRule="auto"/>
        <w:ind w:firstLine="709"/>
        <w:jc w:val="both"/>
        <w:rPr>
          <w:rFonts w:ascii="Times New Roman" w:eastAsia="Times New Roman" w:hAnsi="Times New Roman" w:cs="Times New Roman"/>
          <w:color w:val="000000"/>
          <w:sz w:val="28"/>
          <w:szCs w:val="28"/>
          <w:lang w:eastAsia="ru-RU"/>
        </w:rPr>
      </w:pPr>
      <w:r w:rsidRPr="008E0B82">
        <w:rPr>
          <w:rFonts w:ascii="Times New Roman" w:eastAsia="Times New Roman" w:hAnsi="Times New Roman" w:cs="Times New Roman"/>
          <w:color w:val="000000"/>
          <w:sz w:val="28"/>
          <w:szCs w:val="28"/>
          <w:lang w:eastAsia="ru-RU"/>
        </w:rPr>
        <w:t>– тип процессора Pentiumи выше;</w:t>
      </w:r>
    </w:p>
    <w:p w14:paraId="11801FD4" w14:textId="77777777" w:rsidR="00EB7D04" w:rsidRPr="008E0B82" w:rsidRDefault="00EB7D04" w:rsidP="008E0B82">
      <w:pPr>
        <w:shd w:val="clear" w:color="auto" w:fill="FFFFFF"/>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объем оперативного запоминающего устройства 32 Мб и более.</w:t>
      </w:r>
    </w:p>
    <w:p w14:paraId="7B51BC9D" w14:textId="77777777" w:rsidR="00EB7D04" w:rsidRPr="008E0B82" w:rsidRDefault="00EB7D04" w:rsidP="008E0B82">
      <w:pPr>
        <w:shd w:val="clear" w:color="auto" w:fill="FFFFFF"/>
        <w:spacing w:after="0" w:line="360" w:lineRule="auto"/>
        <w:ind w:firstLine="709"/>
        <w:jc w:val="both"/>
        <w:rPr>
          <w:rFonts w:ascii="Times New Roman" w:hAnsi="Times New Roman" w:cs="Times New Roman"/>
          <w:sz w:val="28"/>
          <w:szCs w:val="28"/>
        </w:rPr>
      </w:pPr>
      <w:r w:rsidRPr="008E0B82">
        <w:rPr>
          <w:rFonts w:ascii="Times New Roman" w:eastAsia="Times New Roman" w:hAnsi="Times New Roman" w:cs="Times New Roman"/>
          <w:iCs/>
          <w:color w:val="000000"/>
          <w:sz w:val="28"/>
          <w:szCs w:val="28"/>
          <w:shd w:val="clear" w:color="auto" w:fill="FFFFFF"/>
          <w:lang w:eastAsia="ru-RU"/>
        </w:rPr>
        <w:t xml:space="preserve">– Система должна работать под управлением семейства операционных систем Win32 (Windows95, Windows98, Windows2000, WindowsNT и т. п.) и </w:t>
      </w:r>
      <w:r w:rsidRPr="008E0B82">
        <w:rPr>
          <w:rFonts w:ascii="Times New Roman" w:eastAsia="Times New Roman" w:hAnsi="Times New Roman" w:cs="Times New Roman"/>
          <w:iCs/>
          <w:color w:val="000000"/>
          <w:sz w:val="28"/>
          <w:szCs w:val="28"/>
          <w:lang w:eastAsia="ru-RU"/>
        </w:rPr>
        <w:t xml:space="preserve">БД ФИАС от 17.05.2022 </w:t>
      </w:r>
      <w:hyperlink r:id="rId12">
        <w:r w:rsidRPr="008E0B82">
          <w:rPr>
            <w:rFonts w:ascii="Times New Roman" w:eastAsia="Times New Roman" w:hAnsi="Times New Roman" w:cs="Times New Roman"/>
            <w:iCs/>
            <w:color w:val="000000"/>
            <w:sz w:val="28"/>
            <w:szCs w:val="28"/>
            <w:lang w:eastAsia="ru-RU"/>
          </w:rPr>
          <w:t>gar_delta_xml.zip (16мб)</w:t>
        </w:r>
      </w:hyperlink>
      <w:r w:rsidRPr="008E0B82">
        <w:rPr>
          <w:rFonts w:ascii="Times New Roman" w:eastAsia="Times New Roman" w:hAnsi="Times New Roman" w:cs="Times New Roman"/>
          <w:iCs/>
          <w:color w:val="000000"/>
          <w:sz w:val="28"/>
          <w:szCs w:val="28"/>
          <w:lang w:eastAsia="ru-RU"/>
        </w:rPr>
        <w:t xml:space="preserve"> </w:t>
      </w:r>
      <w:hyperlink r:id="rId13">
        <w:r w:rsidRPr="008E0B82">
          <w:rPr>
            <w:rFonts w:ascii="Times New Roman" w:eastAsia="Times New Roman" w:hAnsi="Times New Roman" w:cs="Times New Roman"/>
            <w:iCs/>
            <w:color w:val="000000"/>
            <w:sz w:val="28"/>
            <w:szCs w:val="28"/>
            <w:lang w:eastAsia="ru-RU"/>
          </w:rPr>
          <w:t>gar_xml.zip (33гб)</w:t>
        </w:r>
      </w:hyperlink>
      <w:r w:rsidRPr="008E0B82">
        <w:rPr>
          <w:rFonts w:ascii="Times New Roman" w:eastAsia="Times New Roman" w:hAnsi="Times New Roman" w:cs="Times New Roman"/>
          <w:iCs/>
          <w:color w:val="000000"/>
          <w:sz w:val="28"/>
          <w:szCs w:val="28"/>
          <w:lang w:eastAsia="ru-RU"/>
        </w:rPr>
        <w:t>.</w:t>
      </w:r>
      <w:r w:rsidRPr="008E0B82">
        <w:rPr>
          <w:rFonts w:ascii="Times New Roman" w:eastAsia="Times New Roman" w:hAnsi="Times New Roman" w:cs="Times New Roman"/>
          <w:iCs/>
          <w:color w:val="000000"/>
          <w:sz w:val="28"/>
          <w:szCs w:val="28"/>
          <w:shd w:val="clear" w:color="auto" w:fill="FFFFFF"/>
          <w:lang w:eastAsia="ru-RU"/>
        </w:rPr>
        <w:t>.</w:t>
      </w:r>
    </w:p>
    <w:p w14:paraId="09BDC082" w14:textId="77777777" w:rsidR="00EB7D04" w:rsidRPr="008E0B82" w:rsidRDefault="00EB7D04" w:rsidP="008E0B82">
      <w:pPr>
        <w:spacing w:after="0" w:line="360" w:lineRule="auto"/>
        <w:ind w:firstLine="709"/>
        <w:rPr>
          <w:rFonts w:ascii="Times New Roman" w:hAnsi="Times New Roman" w:cs="Times New Roman"/>
          <w:sz w:val="28"/>
          <w:szCs w:val="28"/>
        </w:rPr>
      </w:pPr>
    </w:p>
    <w:p w14:paraId="652EBFA5" w14:textId="77777777" w:rsidR="00B61955" w:rsidRPr="008E0B82" w:rsidRDefault="00B61955" w:rsidP="008E0B82">
      <w:pPr>
        <w:pBdr>
          <w:top w:val="none" w:sz="0" w:space="0" w:color="000000"/>
          <w:left w:val="none" w:sz="0" w:space="0" w:color="000000"/>
          <w:bottom w:val="none" w:sz="0" w:space="0" w:color="000000"/>
          <w:right w:val="none" w:sz="0" w:space="0" w:color="000000"/>
        </w:pBdr>
        <w:shd w:val="clear" w:color="auto" w:fill="FFFFFF"/>
        <w:spacing w:after="0" w:line="360" w:lineRule="auto"/>
        <w:ind w:firstLine="709"/>
        <w:jc w:val="both"/>
        <w:rPr>
          <w:rFonts w:ascii="Times New Roman" w:eastAsia="Times New Roman" w:hAnsi="Times New Roman" w:cs="Times New Roman"/>
          <w:iCs/>
          <w:color w:val="111111"/>
          <w:sz w:val="28"/>
          <w:szCs w:val="28"/>
          <w:shd w:val="clear" w:color="auto" w:fill="FFFFFF"/>
          <w:lang w:eastAsia="ru-RU"/>
        </w:rPr>
      </w:pPr>
    </w:p>
    <w:p w14:paraId="3EE5A390" w14:textId="1AA88A5B" w:rsidR="00F736EB" w:rsidRPr="008E0B82" w:rsidRDefault="00BA15B4"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br w:type="page"/>
      </w:r>
    </w:p>
    <w:p w14:paraId="355E5114" w14:textId="07CF3715" w:rsidR="00303CC9" w:rsidRPr="008E0B82" w:rsidRDefault="00303CC9" w:rsidP="008E0B82">
      <w:pPr>
        <w:pStyle w:val="2"/>
        <w:spacing w:line="360" w:lineRule="auto"/>
        <w:ind w:firstLine="709"/>
        <w:jc w:val="center"/>
        <w:rPr>
          <w:rFonts w:ascii="Times New Roman" w:hAnsi="Times New Roman"/>
          <w:szCs w:val="28"/>
        </w:rPr>
      </w:pPr>
      <w:bookmarkStart w:id="5" w:name="_Toc104544273"/>
      <w:r w:rsidRPr="008E0B82">
        <w:rPr>
          <w:rFonts w:ascii="Times New Roman" w:hAnsi="Times New Roman"/>
          <w:szCs w:val="28"/>
        </w:rPr>
        <w:lastRenderedPageBreak/>
        <w:t xml:space="preserve">3 </w:t>
      </w:r>
      <w:r w:rsidR="00874940" w:rsidRPr="008E0B82">
        <w:rPr>
          <w:rFonts w:ascii="Times New Roman" w:hAnsi="Times New Roman"/>
          <w:szCs w:val="28"/>
        </w:rPr>
        <w:t>ВЫПОЛНЕНИЕ ИНТЕГРАЦИИ МОДУЛЕЙ В ПРОГРАММНОЕ ОБЕСПЕЧЕНИЕ.</w:t>
      </w:r>
      <w:bookmarkEnd w:id="5"/>
    </w:p>
    <w:p w14:paraId="7E59414E"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Порты 80 и 443 должны быть открыты постоянно, иначе некоторые программы не смогут соединиться с интернетом, если только в их алгоритмах не предусмотрена возможность альтернативного подключения. Другие порты желательно держать на замке, дабы избежать атак по сети и использования их вредоносными программами.</w:t>
      </w:r>
    </w:p>
    <w:p w14:paraId="412B53C2"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Настройка сведений о портах UDP сервера политики сети:</w:t>
      </w:r>
    </w:p>
    <w:p w14:paraId="36390E39"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Для настройки портов, используемых сервером политики сети (NPS) для проверки подлинности протокол RADIUS (RADIUS) и бухгалтерского трафика, можно использовать следующую процедуру.</w:t>
      </w:r>
    </w:p>
    <w:p w14:paraId="45E364E4"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По умолчанию NPS прослушивает трафик RADIUS на портах 1812, 1813, 1645 и 1646 для протокола IP версии 6 (IPv6) и IPv4 для всех установленных сетевых адаптеров.</w:t>
      </w:r>
    </w:p>
    <w:p w14:paraId="3FA263E8"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Значения портов 1812 для проверки подлинности и 1813 для учета — это стандартные порты RADIUS, определяемые IETF в RFC 2865 и 2866. Однако по умолчанию многие серверы доступа используют порты 1645 для запросов проверки подлинности и 1646 для запросов учета. Независимо от того, какие номера портов вы решили использовать, убедитесь, что NPS и сервер доступа настроены для использования одних и тех же номеров.</w:t>
      </w:r>
    </w:p>
    <w:p w14:paraId="53DF9665"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Протокол передачи данных — набор определённых правил или соглашений интерфейса логического уровня, который определяет обмен данными между различными программами. Эти правила задают единообразный способ передачи сообщений и обработки ошибок.</w:t>
      </w:r>
    </w:p>
    <w:p w14:paraId="439975BC"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Сигнальный протокол используется для управления соединением — например, установки, переадресации, разрыва связи. Примеры протоколов: RTSP, SIP. Для передачи данных используются такие протоколы как RTP.</w:t>
      </w:r>
    </w:p>
    <w:p w14:paraId="71468D5A"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Сетевой протокол — набор правил и действий (очерёдности действий), позволяющий осуществлять соединение и обмен данными между двумя и более включёнными в сеть устройствами.</w:t>
      </w:r>
    </w:p>
    <w:p w14:paraId="3AA9B0A7" w14:textId="039EEF7B"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 xml:space="preserve">TCP/IP— набор протоколов передачи данных, получивший название от двух принадлежащих ему протоколов: TCP </w:t>
      </w:r>
      <w:r w:rsidR="00BA15B4" w:rsidRPr="008E0B82">
        <w:rPr>
          <w:rFonts w:ascii="Times New Roman" w:hAnsi="Times New Roman" w:cs="Times New Roman"/>
          <w:sz w:val="28"/>
          <w:szCs w:val="28"/>
        </w:rPr>
        <w:t>(TransmissionControlProtocol</w:t>
      </w:r>
      <w:r w:rsidRPr="008E0B82">
        <w:rPr>
          <w:rFonts w:ascii="Times New Roman" w:hAnsi="Times New Roman" w:cs="Times New Roman"/>
          <w:sz w:val="28"/>
          <w:szCs w:val="28"/>
        </w:rPr>
        <w:t xml:space="preserve">) и IP </w:t>
      </w:r>
      <w:r w:rsidR="00BA15B4" w:rsidRPr="008E0B82">
        <w:rPr>
          <w:rFonts w:ascii="Times New Roman" w:hAnsi="Times New Roman" w:cs="Times New Roman"/>
          <w:sz w:val="28"/>
          <w:szCs w:val="28"/>
        </w:rPr>
        <w:t>(InternetProtocol</w:t>
      </w:r>
      <w:r w:rsidRPr="008E0B82">
        <w:rPr>
          <w:rFonts w:ascii="Times New Roman" w:hAnsi="Times New Roman" w:cs="Times New Roman"/>
          <w:sz w:val="28"/>
          <w:szCs w:val="28"/>
        </w:rPr>
        <w:t>)</w:t>
      </w:r>
    </w:p>
    <w:p w14:paraId="1AEAD35B"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Наиболее популярные протоколы:</w:t>
      </w:r>
    </w:p>
    <w:p w14:paraId="3DBB17FC"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HTTP (HyperTextTransferProtocol) — это протокол передачи гипертекста. Протокол HTTP используется при пересылке Web-страниц между компьютерами, подключёнными к одной сети.</w:t>
      </w:r>
    </w:p>
    <w:p w14:paraId="4D93F4CA"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FTP (FileTransferProtocol) — это протокол передачи файлов со специального файлового сервера на компьютер пользователя. FTP даёт возможность абоненту обмениваться двоичными и текстовыми файлами с любым компьютером сети. Установив связь с удалённым компьютером, пользователь может скопировать файл с удалённого компьютера на свой или скопировать файл со своего компьютера на удалённый.</w:t>
      </w:r>
    </w:p>
    <w:p w14:paraId="4022C5D8"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POP3 (PostOfficeProtocol) — это стандартный протокол почтового соединения. Серверы POP обрабатывают входящую почту, а протокол POP предназначен для обработки запросов на получение почты от клиентских почтовых программ.</w:t>
      </w:r>
    </w:p>
    <w:p w14:paraId="110CCEDB"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SMTP (SimpleMailTransferProtocol) — протокол, который задаёт набор правил для передачи почты. Сервер SMTP возвращает либо подтверждение о приёме, либо сообщение об ошибке, либо запрашивает дополнительную информацию.</w:t>
      </w:r>
    </w:p>
    <w:p w14:paraId="336863CD" w14:textId="01B5D0E0"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TELNET — это протокол удалённого доступа. TELNET даёт возможность абоненту работать на любой ЭВМ находящейся с ним в одной сети, как </w:t>
      </w:r>
      <w:r w:rsidR="008E0B82" w:rsidRPr="008E0B82">
        <w:rPr>
          <w:rFonts w:ascii="Times New Roman" w:hAnsi="Times New Roman" w:cs="Times New Roman"/>
          <w:sz w:val="28"/>
          <w:szCs w:val="28"/>
        </w:rPr>
        <w:t>на своей</w:t>
      </w:r>
      <w:r w:rsidRPr="008E0B82">
        <w:rPr>
          <w:rFonts w:ascii="Times New Roman" w:hAnsi="Times New Roman" w:cs="Times New Roman"/>
          <w:sz w:val="28"/>
          <w:szCs w:val="28"/>
        </w:rPr>
        <w:t xml:space="preserve"> собственной, то есть запускать программы, менять режим работы и так далее. На практике возможности ограничиваются тем уровнем доступа, который задан администратором удалённой машины.</w:t>
      </w:r>
    </w:p>
    <w:p w14:paraId="46C98ACF"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Другие протоколы:</w:t>
      </w:r>
    </w:p>
    <w:p w14:paraId="3CDF1126"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DTN — протокол, предназначенный для сетей дальней космической связи IPN, которые используются NASA.</w:t>
      </w:r>
    </w:p>
    <w:p w14:paraId="54A1B280"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Протокол TCP (TransmissionControlProtocol) – это сетевой протокол, который «заточен» под соединение. Иными словами, прежде, чем начать обмен </w:t>
      </w:r>
      <w:r w:rsidRPr="008E0B82">
        <w:rPr>
          <w:rFonts w:ascii="Times New Roman" w:hAnsi="Times New Roman" w:cs="Times New Roman"/>
          <w:sz w:val="28"/>
          <w:szCs w:val="28"/>
        </w:rPr>
        <w:lastRenderedPageBreak/>
        <w:t>данными, данному протоколу требуется установить соединение между двумя хостами. Данный протокол имеет высокую надежность, поскольку позволяет не терять данные при передаче, запрашивает подтверждения о получении от принимающей стороны и в случае необходимости отправляет данные повторно. При этом отправляемые пакеты данных сохраняют порядок отправки, то есть можно сказать, что передача данных упорядочена. Минусом данного протокола является относительно низкая скорость передачи данных, за счет того, что выполнение надежной и упорядоченной передачи занимает больше времени, чем в альтернативном протоколе UDP.</w:t>
      </w:r>
    </w:p>
    <w:p w14:paraId="5A49AE37" w14:textId="77777777" w:rsidR="00006931" w:rsidRPr="008E0B82" w:rsidRDefault="00006931"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Протокол UDP (UserDatagramProtocol), в свою очередь, более прост. Для передачи данных ему не обязательно устанавливать соединение между отправителем и получателем. Информация передается без предварительной проверки готовности принимающей стороны. Это делает протокол менее надежным – при передаче некоторые фрагменты данных могут теряться. Кроме того, упорядоченность данных не соблюдается – возможен непоследовательный прием данных получателем. Зато скорость передачи данных по данному транспортному протоколу будет более высокой.</w:t>
      </w:r>
    </w:p>
    <w:p w14:paraId="57AD6C64" w14:textId="77777777" w:rsidR="00A921AC" w:rsidRPr="008E0B82" w:rsidRDefault="00A921AC" w:rsidP="008E0B82">
      <w:pPr>
        <w:spacing w:after="0" w:line="360" w:lineRule="auto"/>
        <w:ind w:firstLine="709"/>
        <w:jc w:val="both"/>
        <w:rPr>
          <w:rFonts w:ascii="Times New Roman" w:hAnsi="Times New Roman" w:cs="Times New Roman"/>
          <w:sz w:val="28"/>
          <w:szCs w:val="28"/>
        </w:rPr>
      </w:pPr>
    </w:p>
    <w:p w14:paraId="33240E32" w14:textId="77777777" w:rsidR="00303CC9" w:rsidRPr="008E0B82" w:rsidRDefault="00303CC9" w:rsidP="008E0B82">
      <w:pPr>
        <w:spacing w:after="0" w:line="360" w:lineRule="auto"/>
        <w:ind w:firstLine="709"/>
        <w:rPr>
          <w:rFonts w:ascii="Times New Roman" w:eastAsia="Times New Roman" w:hAnsi="Times New Roman" w:cs="Times New Roman"/>
          <w:b/>
          <w:sz w:val="28"/>
          <w:szCs w:val="28"/>
          <w:lang w:eastAsia="ru-RU"/>
        </w:rPr>
      </w:pPr>
      <w:r w:rsidRPr="008E0B82">
        <w:rPr>
          <w:rFonts w:ascii="Times New Roman" w:eastAsia="Times New Roman" w:hAnsi="Times New Roman" w:cs="Times New Roman"/>
          <w:b/>
          <w:sz w:val="28"/>
          <w:szCs w:val="28"/>
          <w:lang w:eastAsia="ru-RU"/>
        </w:rPr>
        <w:br w:type="page"/>
      </w:r>
    </w:p>
    <w:p w14:paraId="368209F4" w14:textId="4A40CF13" w:rsidR="00750790" w:rsidRPr="008E0B82" w:rsidRDefault="00303CC9" w:rsidP="008E0B82">
      <w:pPr>
        <w:pStyle w:val="2"/>
        <w:spacing w:line="360" w:lineRule="auto"/>
        <w:ind w:firstLine="709"/>
        <w:rPr>
          <w:rStyle w:val="20"/>
          <w:rFonts w:ascii="Times New Roman" w:hAnsi="Times New Roman"/>
          <w:szCs w:val="28"/>
        </w:rPr>
      </w:pPr>
      <w:bookmarkStart w:id="6" w:name="_Toc104544274"/>
      <w:r w:rsidRPr="008E0B82">
        <w:rPr>
          <w:rFonts w:ascii="Times New Roman" w:hAnsi="Times New Roman"/>
          <w:szCs w:val="28"/>
        </w:rPr>
        <w:lastRenderedPageBreak/>
        <w:t xml:space="preserve">4 </w:t>
      </w:r>
      <w:r w:rsidR="00750790" w:rsidRPr="008E0B82">
        <w:rPr>
          <w:rStyle w:val="20"/>
          <w:rFonts w:ascii="Times New Roman" w:eastAsiaTheme="minorHAnsi" w:hAnsi="Times New Roman"/>
          <w:szCs w:val="28"/>
        </w:rPr>
        <w:t>ВЫПОЛНЕНИЕ ОТЛАДКИ ПРОГРАММНОГО МОДУЛЯ С ИСПОЛЬЗОВАНИЕМ СПЕЦИАЛИЗИРОВАННЫХ ПРОГРАММНЫХ СРЕДСТВ.</w:t>
      </w:r>
      <w:bookmarkEnd w:id="6"/>
    </w:p>
    <w:p w14:paraId="2F11A36F" w14:textId="170F06BC" w:rsidR="00303CC9" w:rsidRPr="008E0B82" w:rsidRDefault="00303CC9" w:rsidP="008E0B82">
      <w:pPr>
        <w:pStyle w:val="2"/>
        <w:spacing w:line="360" w:lineRule="auto"/>
        <w:ind w:firstLine="709"/>
        <w:jc w:val="center"/>
        <w:rPr>
          <w:rFonts w:ascii="Times New Roman" w:hAnsi="Times New Roman"/>
          <w:szCs w:val="28"/>
        </w:rPr>
      </w:pPr>
    </w:p>
    <w:p w14:paraId="52B793B1" w14:textId="77777777" w:rsidR="00036D3C" w:rsidRPr="008E0B82" w:rsidRDefault="00036D3C"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Система управления базами данных (СУБД) — это отдельная программа, которая работает как сервер, независимо от PHP.</w:t>
      </w:r>
      <w:r w:rsidRPr="008E0B82">
        <w:rPr>
          <w:rFonts w:ascii="Times New Roman" w:hAnsi="Times New Roman" w:cs="Times New Roman"/>
          <w:sz w:val="28"/>
          <w:szCs w:val="28"/>
        </w:rPr>
        <w:br/>
        <w:t>Создавать свои базы данных, таблицы и наполнять их данными можно прямо из этой же программы, но для выполнения этих операций прежде придётся познакомиться с ещё одним языком программирования — SQL.</w:t>
      </w:r>
    </w:p>
    <w:p w14:paraId="67A9DA3F" w14:textId="77777777" w:rsidR="00036D3C" w:rsidRPr="008E0B82" w:rsidRDefault="00036D3C"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SQL или StructuredQueryLanguage (язык структурированных </w:t>
      </w:r>
      <w:r w:rsidR="00893740" w:rsidRPr="008E0B82">
        <w:rPr>
          <w:rFonts w:ascii="Times New Roman" w:hAnsi="Times New Roman" w:cs="Times New Roman"/>
          <w:sz w:val="28"/>
          <w:szCs w:val="28"/>
        </w:rPr>
        <w:t>запросов) –</w:t>
      </w:r>
      <w:r w:rsidRPr="008E0B82">
        <w:rPr>
          <w:rFonts w:ascii="Times New Roman" w:hAnsi="Times New Roman" w:cs="Times New Roman"/>
          <w:sz w:val="28"/>
          <w:szCs w:val="28"/>
        </w:rPr>
        <w:t>язык программирования, предназначенный для управления данными в СУБД. Все современные СУБД поддерживают SQL.</w:t>
      </w:r>
    </w:p>
    <w:p w14:paraId="7A2680C5" w14:textId="77777777" w:rsidR="00A838BD" w:rsidRPr="008E0B82" w:rsidRDefault="00036D3C"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На языке SQL выражаются все действия, которые можно провести с данными: от записи и чтения данных, до администрирования самого сервера </w:t>
      </w:r>
      <w:r w:rsidR="00A838BD" w:rsidRPr="008E0B82">
        <w:rPr>
          <w:rFonts w:ascii="Times New Roman" w:hAnsi="Times New Roman" w:cs="Times New Roman"/>
          <w:sz w:val="28"/>
          <w:szCs w:val="28"/>
        </w:rPr>
        <w:t>СУБД.</w:t>
      </w:r>
    </w:p>
    <w:p w14:paraId="3226F642" w14:textId="77777777" w:rsidR="00036D3C" w:rsidRPr="008E0B82" w:rsidRDefault="00036D3C"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Для повседневной работы совсем не обязательно знать весь этот язык; достаточно ознакомиться лишь с основными понятиями синтаксиса и ключевыми словами. Кроме того, SQL очень простой язык по своей структуре, поэтому его освоение не составит большого труда.</w:t>
      </w:r>
    </w:p>
    <w:p w14:paraId="1BC22303" w14:textId="77777777" w:rsidR="007914FA" w:rsidRPr="008E0B82" w:rsidRDefault="00036D3C"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Язык SQL — это в первую очередь язык запрос</w:t>
      </w:r>
      <w:r w:rsidR="00E370A4" w:rsidRPr="008E0B82">
        <w:rPr>
          <w:rFonts w:ascii="Times New Roman" w:hAnsi="Times New Roman" w:cs="Times New Roman"/>
          <w:sz w:val="28"/>
          <w:szCs w:val="28"/>
        </w:rPr>
        <w:t xml:space="preserve">ов, а кроме того он очень похож на естественный язык. </w:t>
      </w:r>
      <w:r w:rsidRPr="008E0B82">
        <w:rPr>
          <w:rFonts w:ascii="Times New Roman" w:hAnsi="Times New Roman" w:cs="Times New Roman"/>
          <w:sz w:val="28"/>
          <w:szCs w:val="28"/>
        </w:rPr>
        <w:t>Каждый раз, когда требуется прочитать или записать любую информацию в БД, требуется составить корректный запрос. Такой запрос должен быть выражен в терминах SQL.</w:t>
      </w:r>
    </w:p>
    <w:p w14:paraId="01C5E630" w14:textId="77777777" w:rsidR="00295D69" w:rsidRPr="008E0B82" w:rsidRDefault="007914FA"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Его конструкции выступают непроцедурным декларативным языком. SQL позволяет сохранять информацию в базах данных (БД) в удобном для использования виде, а также манипулировать данными. </w:t>
      </w:r>
    </w:p>
    <w:p w14:paraId="201C667A" w14:textId="77777777" w:rsidR="00D1774A" w:rsidRPr="008E0B82" w:rsidRDefault="007914FA"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Используется для управления данными в системе реляционных баз данных (RDBMS).</w:t>
      </w:r>
    </w:p>
    <w:p w14:paraId="7C942226" w14:textId="77777777" w:rsidR="0061073A" w:rsidRPr="008E0B82" w:rsidRDefault="007914FA"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БД, в том числе и реляционная модель, основывается на теории множеств. Она подразумевает возможность объединения различных объектов в единое целое, которым в БД выступает таблица. </w:t>
      </w:r>
    </w:p>
    <w:p w14:paraId="59EEF5C1" w14:textId="77777777" w:rsidR="007914FA" w:rsidRPr="008E0B82" w:rsidRDefault="007914FA"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lastRenderedPageBreak/>
        <w:t>Данное утверждение имеет важное значение, т.к. SQL основывается на работе с множествами, наборами данных, которые по сути и являются таблицами.</w:t>
      </w:r>
    </w:p>
    <w:p w14:paraId="3F56C0F5" w14:textId="77777777" w:rsidR="007914FA" w:rsidRPr="008E0B82" w:rsidRDefault="007914FA"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SQL запросы важны для всех веб-проектов в Интернете, обрабатывающих большие объемы информации. Все они вынуждены сохранять ее в различных видах БД. Многие проекты хранят информацию в БД реляционного типа (записи осуществляются в разных табличных подобиях). С помощью различных конструкций MS SQL запросов производится внесение новых и обращение к имеющимся записям.</w:t>
      </w:r>
    </w:p>
    <w:p w14:paraId="7E355AA8" w14:textId="77777777" w:rsidR="007914FA" w:rsidRPr="008E0B82" w:rsidRDefault="007914FA" w:rsidP="008E0B82">
      <w:pPr>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Говоря простым языком, SQL выступает набором принятых стандартов, которые используются для создания обращений к БД. Стандарты языка SQL не являются статичными. Они постоянно видоизменяются, обновляются, расширяются.</w:t>
      </w:r>
    </w:p>
    <w:p w14:paraId="5FE3CF33" w14:textId="77777777" w:rsidR="004C7035" w:rsidRPr="008E0B82" w:rsidRDefault="00062566"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5BCF3F77" wp14:editId="38C2A9E6">
            <wp:extent cx="3286125" cy="4267200"/>
            <wp:effectExtent l="19050" t="0" r="0" b="0"/>
            <wp:docPr id="21"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pic:cNvPicPr>
                      <a:picLocks noChangeAspect="1" noChangeArrowheads="1"/>
                    </pic:cNvPicPr>
                  </pic:nvPicPr>
                  <pic:blipFill>
                    <a:blip r:embed="rId14"/>
                    <a:stretch>
                      <a:fillRect/>
                    </a:stretch>
                  </pic:blipFill>
                  <pic:spPr bwMode="auto">
                    <a:xfrm>
                      <a:off x="0" y="0"/>
                      <a:ext cx="3286125" cy="4269105"/>
                    </a:xfrm>
                    <a:prstGeom prst="rect">
                      <a:avLst/>
                    </a:prstGeom>
                  </pic:spPr>
                </pic:pic>
              </a:graphicData>
            </a:graphic>
          </wp:inline>
        </w:drawing>
      </w:r>
    </w:p>
    <w:p w14:paraId="4190AE38" w14:textId="77777777" w:rsidR="004C7035" w:rsidRPr="008E0B82" w:rsidRDefault="000325EA"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7</w:t>
      </w:r>
      <w:r w:rsidR="004C7035" w:rsidRPr="008E0B82">
        <w:rPr>
          <w:rFonts w:ascii="Times New Roman" w:hAnsi="Times New Roman" w:cs="Times New Roman"/>
          <w:sz w:val="28"/>
          <w:szCs w:val="28"/>
        </w:rPr>
        <w:t xml:space="preserve"> – </w:t>
      </w:r>
      <w:r w:rsidR="004C7035" w:rsidRPr="008E0B82">
        <w:rPr>
          <w:rFonts w:ascii="Times New Roman" w:hAnsi="Times New Roman" w:cs="Times New Roman"/>
          <w:sz w:val="28"/>
          <w:szCs w:val="28"/>
          <w:lang w:val="en-US"/>
        </w:rPr>
        <w:t>SQL</w:t>
      </w:r>
      <w:r w:rsidR="004C7035" w:rsidRPr="008E0B82">
        <w:rPr>
          <w:rFonts w:ascii="Times New Roman" w:hAnsi="Times New Roman" w:cs="Times New Roman"/>
          <w:sz w:val="28"/>
          <w:szCs w:val="28"/>
        </w:rPr>
        <w:t>-запрос на вывод данных</w:t>
      </w:r>
    </w:p>
    <w:p w14:paraId="66787A40" w14:textId="77777777" w:rsidR="00B30851" w:rsidRPr="008E0B82" w:rsidRDefault="00062566"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lastRenderedPageBreak/>
        <w:drawing>
          <wp:inline distT="0" distB="0" distL="0" distR="0" wp14:anchorId="1EFCA516" wp14:editId="5D56103C">
            <wp:extent cx="4000500" cy="2190750"/>
            <wp:effectExtent l="19050" t="0" r="0" b="0"/>
            <wp:docPr id="22"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pic:cNvPicPr>
                      <a:picLocks noChangeAspect="1" noChangeArrowheads="1"/>
                    </pic:cNvPicPr>
                  </pic:nvPicPr>
                  <pic:blipFill>
                    <a:blip r:embed="rId15"/>
                    <a:stretch>
                      <a:fillRect/>
                    </a:stretch>
                  </pic:blipFill>
                  <pic:spPr bwMode="auto">
                    <a:xfrm>
                      <a:off x="0" y="0"/>
                      <a:ext cx="4000500" cy="2188845"/>
                    </a:xfrm>
                    <a:prstGeom prst="rect">
                      <a:avLst/>
                    </a:prstGeom>
                  </pic:spPr>
                </pic:pic>
              </a:graphicData>
            </a:graphic>
          </wp:inline>
        </w:drawing>
      </w:r>
    </w:p>
    <w:p w14:paraId="36F6D646" w14:textId="3CC7D031" w:rsidR="007914FA" w:rsidRPr="008E0B82" w:rsidRDefault="00B30851"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w:t>
      </w:r>
      <w:r w:rsidR="000325EA" w:rsidRPr="008E0B82">
        <w:rPr>
          <w:rFonts w:ascii="Times New Roman" w:hAnsi="Times New Roman" w:cs="Times New Roman"/>
          <w:sz w:val="28"/>
          <w:szCs w:val="28"/>
        </w:rPr>
        <w:t>исунок 8</w:t>
      </w:r>
      <w:r w:rsidRPr="008E0B82">
        <w:rPr>
          <w:rFonts w:ascii="Times New Roman" w:hAnsi="Times New Roman" w:cs="Times New Roman"/>
          <w:sz w:val="28"/>
          <w:szCs w:val="28"/>
        </w:rPr>
        <w:t xml:space="preserve"> – </w:t>
      </w:r>
      <w:r w:rsidRPr="008E0B82">
        <w:rPr>
          <w:rFonts w:ascii="Times New Roman" w:hAnsi="Times New Roman" w:cs="Times New Roman"/>
          <w:sz w:val="28"/>
          <w:szCs w:val="28"/>
          <w:lang w:val="en-US"/>
        </w:rPr>
        <w:t>SQL</w:t>
      </w:r>
      <w:r w:rsidRPr="008E0B82">
        <w:rPr>
          <w:rFonts w:ascii="Times New Roman" w:hAnsi="Times New Roman" w:cs="Times New Roman"/>
          <w:sz w:val="28"/>
          <w:szCs w:val="28"/>
        </w:rPr>
        <w:t>-</w:t>
      </w:r>
      <w:r w:rsidR="004C7035" w:rsidRPr="008E0B82">
        <w:rPr>
          <w:rFonts w:ascii="Times New Roman" w:hAnsi="Times New Roman" w:cs="Times New Roman"/>
          <w:sz w:val="28"/>
          <w:szCs w:val="28"/>
        </w:rPr>
        <w:t>запрос на выборку</w:t>
      </w:r>
      <w:r w:rsidRPr="008E0B82">
        <w:rPr>
          <w:rFonts w:ascii="Times New Roman" w:hAnsi="Times New Roman" w:cs="Times New Roman"/>
          <w:sz w:val="28"/>
          <w:szCs w:val="28"/>
        </w:rPr>
        <w:t xml:space="preserve"> данных по</w:t>
      </w:r>
      <w:r w:rsidR="0020314A" w:rsidRPr="008E0B82">
        <w:rPr>
          <w:rFonts w:ascii="Times New Roman" w:hAnsi="Times New Roman" w:cs="Times New Roman"/>
          <w:sz w:val="28"/>
          <w:szCs w:val="28"/>
        </w:rPr>
        <w:t xml:space="preserve"> </w:t>
      </w:r>
      <w:r w:rsidR="00BA15B4" w:rsidRPr="008E0B82">
        <w:rPr>
          <w:rFonts w:ascii="Times New Roman" w:hAnsi="Times New Roman" w:cs="Times New Roman"/>
          <w:sz w:val="28"/>
          <w:szCs w:val="28"/>
        </w:rPr>
        <w:t>определённому критерию</w:t>
      </w:r>
      <w:r w:rsidR="00EB1C58" w:rsidRPr="008E0B82">
        <w:rPr>
          <w:rFonts w:ascii="Times New Roman" w:hAnsi="Times New Roman" w:cs="Times New Roman"/>
          <w:sz w:val="28"/>
          <w:szCs w:val="28"/>
        </w:rPr>
        <w:t xml:space="preserve"> </w:t>
      </w:r>
    </w:p>
    <w:p w14:paraId="3686F9EC" w14:textId="77777777" w:rsidR="007914FA"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49B9C66E" wp14:editId="76FE54BB">
            <wp:extent cx="5669368" cy="1594661"/>
            <wp:effectExtent l="19050" t="0" r="7532" b="0"/>
            <wp:docPr id="23"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16"/>
                    <a:stretch>
                      <a:fillRect/>
                    </a:stretch>
                  </pic:blipFill>
                  <pic:spPr bwMode="auto">
                    <a:xfrm>
                      <a:off x="0" y="0"/>
                      <a:ext cx="5664229" cy="1593215"/>
                    </a:xfrm>
                    <a:prstGeom prst="rect">
                      <a:avLst/>
                    </a:prstGeom>
                  </pic:spPr>
                </pic:pic>
              </a:graphicData>
            </a:graphic>
          </wp:inline>
        </w:drawing>
      </w:r>
    </w:p>
    <w:p w14:paraId="732E98F0" w14:textId="77777777" w:rsidR="00621FD7" w:rsidRPr="008E0B82" w:rsidRDefault="000325EA"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9</w:t>
      </w:r>
      <w:r w:rsidR="00621FD7" w:rsidRPr="008E0B82">
        <w:rPr>
          <w:rFonts w:ascii="Times New Roman" w:hAnsi="Times New Roman" w:cs="Times New Roman"/>
          <w:sz w:val="28"/>
          <w:szCs w:val="28"/>
        </w:rPr>
        <w:t xml:space="preserve"> – </w:t>
      </w:r>
      <w:r w:rsidR="00621FD7" w:rsidRPr="008E0B82">
        <w:rPr>
          <w:rFonts w:ascii="Times New Roman" w:hAnsi="Times New Roman" w:cs="Times New Roman"/>
          <w:sz w:val="28"/>
          <w:szCs w:val="28"/>
          <w:lang w:val="en-US"/>
        </w:rPr>
        <w:t>SQL</w:t>
      </w:r>
      <w:r w:rsidR="00621FD7" w:rsidRPr="008E0B82">
        <w:rPr>
          <w:rFonts w:ascii="Times New Roman" w:hAnsi="Times New Roman" w:cs="Times New Roman"/>
          <w:sz w:val="28"/>
          <w:szCs w:val="28"/>
        </w:rPr>
        <w:t>-запрос на ввод значений в таблицу</w:t>
      </w:r>
    </w:p>
    <w:p w14:paraId="5DAE36F5" w14:textId="77777777" w:rsidR="00621FD7"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160583EB" wp14:editId="6CA29D1E">
            <wp:extent cx="4897335" cy="2196935"/>
            <wp:effectExtent l="19050" t="0" r="0" b="0"/>
            <wp:docPr id="24"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pic:cNvPicPr>
                      <a:picLocks noChangeAspect="1" noChangeArrowheads="1"/>
                    </pic:cNvPicPr>
                  </pic:nvPicPr>
                  <pic:blipFill>
                    <a:blip r:embed="rId17"/>
                    <a:stretch>
                      <a:fillRect/>
                    </a:stretch>
                  </pic:blipFill>
                  <pic:spPr bwMode="auto">
                    <a:xfrm>
                      <a:off x="0" y="0"/>
                      <a:ext cx="4904332" cy="2200074"/>
                    </a:xfrm>
                    <a:prstGeom prst="rect">
                      <a:avLst/>
                    </a:prstGeom>
                  </pic:spPr>
                </pic:pic>
              </a:graphicData>
            </a:graphic>
          </wp:inline>
        </w:drawing>
      </w:r>
    </w:p>
    <w:p w14:paraId="7F7F33EF" w14:textId="77777777" w:rsidR="00621FD7" w:rsidRPr="008E0B82" w:rsidRDefault="000325EA"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10</w:t>
      </w:r>
      <w:r w:rsidR="00621FD7" w:rsidRPr="008E0B82">
        <w:rPr>
          <w:rFonts w:ascii="Times New Roman" w:hAnsi="Times New Roman" w:cs="Times New Roman"/>
          <w:sz w:val="28"/>
          <w:szCs w:val="28"/>
        </w:rPr>
        <w:t xml:space="preserve"> – Выборка данных в диапазоне </w:t>
      </w:r>
    </w:p>
    <w:p w14:paraId="4DF85D59" w14:textId="77777777" w:rsidR="002D4612"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3572846E" wp14:editId="054F459C">
            <wp:extent cx="5807592" cy="1320443"/>
            <wp:effectExtent l="19050" t="0" r="2658" b="0"/>
            <wp:docPr id="25"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pic:cNvPicPr>
                      <a:picLocks noChangeAspect="1" noChangeArrowheads="1"/>
                    </pic:cNvPicPr>
                  </pic:nvPicPr>
                  <pic:blipFill>
                    <a:blip r:embed="rId18"/>
                    <a:stretch>
                      <a:fillRect/>
                    </a:stretch>
                  </pic:blipFill>
                  <pic:spPr bwMode="auto">
                    <a:xfrm>
                      <a:off x="0" y="0"/>
                      <a:ext cx="5808925" cy="1320746"/>
                    </a:xfrm>
                    <a:prstGeom prst="rect">
                      <a:avLst/>
                    </a:prstGeom>
                  </pic:spPr>
                </pic:pic>
              </a:graphicData>
            </a:graphic>
          </wp:inline>
        </w:drawing>
      </w:r>
    </w:p>
    <w:p w14:paraId="4C21ED2F" w14:textId="77777777" w:rsidR="002D4612" w:rsidRPr="008E0B82" w:rsidRDefault="000325EA"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11</w:t>
      </w:r>
      <w:r w:rsidR="002D4612" w:rsidRPr="008E0B82">
        <w:rPr>
          <w:rFonts w:ascii="Times New Roman" w:hAnsi="Times New Roman" w:cs="Times New Roman"/>
          <w:sz w:val="28"/>
          <w:szCs w:val="28"/>
        </w:rPr>
        <w:t xml:space="preserve"> – Выборка данных с условиями</w:t>
      </w:r>
    </w:p>
    <w:p w14:paraId="4C94F359" w14:textId="77777777" w:rsidR="00303CC9" w:rsidRPr="008E0B82" w:rsidRDefault="00303CC9"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br w:type="page"/>
      </w:r>
    </w:p>
    <w:p w14:paraId="54A06D55" w14:textId="02F57F8F" w:rsidR="00750790" w:rsidRPr="008E0B82" w:rsidRDefault="00750790" w:rsidP="008E0B82">
      <w:pPr>
        <w:pStyle w:val="2"/>
        <w:spacing w:line="360" w:lineRule="auto"/>
        <w:ind w:firstLine="709"/>
        <w:rPr>
          <w:rFonts w:ascii="Times New Roman" w:hAnsi="Times New Roman"/>
          <w:szCs w:val="28"/>
        </w:rPr>
      </w:pPr>
      <w:bookmarkStart w:id="7" w:name="_Toc104544275"/>
      <w:r w:rsidRPr="008E0B82">
        <w:rPr>
          <w:rFonts w:ascii="Times New Roman" w:hAnsi="Times New Roman"/>
          <w:szCs w:val="28"/>
        </w:rPr>
        <w:lastRenderedPageBreak/>
        <w:t>5 ОСУЩЕСТВЛЕНИЕ РАЗРАБОТКИ ТЕСТОВЫХ НАБОРОВ И ТЕСТОВЫХ СЦЕНАРИЕВ ДЛЯ ПРОГРАММНОГО ОБЕСПЕЧЕНИЯ.</w:t>
      </w:r>
      <w:bookmarkEnd w:id="7"/>
    </w:p>
    <w:p w14:paraId="3D135904" w14:textId="6FA629D9" w:rsidR="00303CC9" w:rsidRPr="008E0B82" w:rsidRDefault="00303CC9" w:rsidP="008E0B82">
      <w:pPr>
        <w:pStyle w:val="2"/>
        <w:spacing w:line="360" w:lineRule="auto"/>
        <w:ind w:firstLine="709"/>
        <w:jc w:val="center"/>
        <w:rPr>
          <w:rFonts w:ascii="Times New Roman" w:hAnsi="Times New Roman"/>
          <w:szCs w:val="28"/>
        </w:rPr>
      </w:pPr>
    </w:p>
    <w:p w14:paraId="2A4AD495" w14:textId="77777777" w:rsidR="00303CC9" w:rsidRPr="008E0B82" w:rsidRDefault="00303CC9" w:rsidP="008E0B82">
      <w:pPr>
        <w:spacing w:after="0" w:line="360" w:lineRule="auto"/>
        <w:ind w:firstLine="709"/>
        <w:rPr>
          <w:rFonts w:ascii="Times New Roman" w:hAnsi="Times New Roman" w:cs="Times New Roman"/>
          <w:sz w:val="28"/>
          <w:szCs w:val="28"/>
          <w:lang w:eastAsia="ru-RU"/>
        </w:rPr>
      </w:pPr>
      <w:r w:rsidRPr="008E0B82">
        <w:rPr>
          <w:rFonts w:ascii="Times New Roman" w:hAnsi="Times New Roman" w:cs="Times New Roman"/>
          <w:sz w:val="28"/>
          <w:szCs w:val="28"/>
        </w:rPr>
        <w:t xml:space="preserve">Из предложенных файлов выбираем </w:t>
      </w:r>
      <w:r w:rsidRPr="008E0B82">
        <w:rPr>
          <w:rFonts w:ascii="Times New Roman" w:hAnsi="Times New Roman" w:cs="Times New Roman"/>
          <w:b/>
          <w:sz w:val="28"/>
          <w:szCs w:val="28"/>
          <w:lang w:val="en-US"/>
        </w:rPr>
        <w:t>ms</w:t>
      </w:r>
      <w:r w:rsidRPr="008E0B82">
        <w:rPr>
          <w:rFonts w:ascii="Times New Roman" w:hAnsi="Times New Roman" w:cs="Times New Roman"/>
          <w:sz w:val="28"/>
          <w:szCs w:val="28"/>
        </w:rPr>
        <w:t xml:space="preserve">и открываем его в </w:t>
      </w:r>
      <w:r w:rsidRPr="008E0B82">
        <w:rPr>
          <w:rFonts w:ascii="Times New Roman" w:hAnsi="Times New Roman" w:cs="Times New Roman"/>
          <w:sz w:val="28"/>
          <w:szCs w:val="28"/>
          <w:lang w:val="en-US"/>
        </w:rPr>
        <w:t>MicrosoftSQLServer</w:t>
      </w:r>
      <w:r w:rsidRPr="008E0B82">
        <w:rPr>
          <w:rFonts w:ascii="Times New Roman" w:hAnsi="Times New Roman" w:cs="Times New Roman"/>
          <w:sz w:val="28"/>
          <w:szCs w:val="28"/>
        </w:rPr>
        <w:t>.</w:t>
      </w:r>
    </w:p>
    <w:p w14:paraId="13CA21B6" w14:textId="77777777" w:rsidR="000F107B" w:rsidRPr="008E0B82" w:rsidRDefault="006B061E" w:rsidP="008E0B82">
      <w:pPr>
        <w:spacing w:after="0" w:line="360" w:lineRule="auto"/>
        <w:ind w:firstLine="709"/>
        <w:jc w:val="center"/>
        <w:rPr>
          <w:rFonts w:ascii="Times New Roman" w:hAnsi="Times New Roman" w:cs="Times New Roman"/>
          <w:noProof/>
          <w:sz w:val="28"/>
          <w:szCs w:val="28"/>
          <w:lang w:eastAsia="ru-RU"/>
        </w:rPr>
      </w:pPr>
      <w:r w:rsidRPr="008E0B82">
        <w:rPr>
          <w:rFonts w:ascii="Times New Roman" w:hAnsi="Times New Roman" w:cs="Times New Roman"/>
          <w:noProof/>
          <w:sz w:val="28"/>
          <w:szCs w:val="28"/>
          <w:lang w:eastAsia="ru-RU"/>
        </w:rPr>
        <w:drawing>
          <wp:inline distT="0" distB="0" distL="0" distR="0" wp14:anchorId="4D2E1663" wp14:editId="7C1DADF3">
            <wp:extent cx="5791200" cy="1095375"/>
            <wp:effectExtent l="19050" t="0" r="0" b="0"/>
            <wp:docPr id="27"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9"/>
                    <a:stretch>
                      <a:fillRect/>
                    </a:stretch>
                  </pic:blipFill>
                  <pic:spPr bwMode="auto">
                    <a:xfrm>
                      <a:off x="0" y="0"/>
                      <a:ext cx="5791200" cy="1095375"/>
                    </a:xfrm>
                    <a:prstGeom prst="rect">
                      <a:avLst/>
                    </a:prstGeom>
                  </pic:spPr>
                </pic:pic>
              </a:graphicData>
            </a:graphic>
          </wp:inline>
        </w:drawing>
      </w:r>
    </w:p>
    <w:p w14:paraId="4C7C04D4" w14:textId="77777777" w:rsidR="000F107B" w:rsidRPr="008E0B82" w:rsidRDefault="000325EA"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13</w:t>
      </w:r>
      <w:r w:rsidR="000F107B" w:rsidRPr="008E0B82">
        <w:rPr>
          <w:rFonts w:ascii="Times New Roman" w:hAnsi="Times New Roman" w:cs="Times New Roman"/>
          <w:sz w:val="28"/>
          <w:szCs w:val="28"/>
        </w:rPr>
        <w:t xml:space="preserve"> – </w:t>
      </w:r>
      <w:r w:rsidR="00F307C2" w:rsidRPr="008E0B82">
        <w:rPr>
          <w:rFonts w:ascii="Times New Roman" w:hAnsi="Times New Roman" w:cs="Times New Roman"/>
          <w:sz w:val="28"/>
          <w:szCs w:val="28"/>
        </w:rPr>
        <w:t>Список файлов</w:t>
      </w:r>
    </w:p>
    <w:p w14:paraId="4CD21E51" w14:textId="77777777" w:rsidR="000F107B"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19A74940" wp14:editId="41B1ED66">
            <wp:extent cx="5658736" cy="4019107"/>
            <wp:effectExtent l="19050" t="0" r="0" b="0"/>
            <wp:docPr id="28"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20"/>
                    <a:stretch>
                      <a:fillRect/>
                    </a:stretch>
                  </pic:blipFill>
                  <pic:spPr bwMode="auto">
                    <a:xfrm>
                      <a:off x="0" y="0"/>
                      <a:ext cx="5655784" cy="4017010"/>
                    </a:xfrm>
                    <a:prstGeom prst="rect">
                      <a:avLst/>
                    </a:prstGeom>
                  </pic:spPr>
                </pic:pic>
              </a:graphicData>
            </a:graphic>
          </wp:inline>
        </w:drawing>
      </w:r>
    </w:p>
    <w:p w14:paraId="33E1F972" w14:textId="77777777" w:rsidR="000F107B" w:rsidRPr="008E0B82" w:rsidRDefault="000325EA" w:rsidP="008E0B82">
      <w:pPr>
        <w:tabs>
          <w:tab w:val="left" w:pos="2970"/>
        </w:tabs>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14</w:t>
      </w:r>
      <w:r w:rsidR="00F307C2" w:rsidRPr="008E0B82">
        <w:rPr>
          <w:rFonts w:ascii="Times New Roman" w:hAnsi="Times New Roman" w:cs="Times New Roman"/>
          <w:sz w:val="28"/>
          <w:szCs w:val="28"/>
        </w:rPr>
        <w:t xml:space="preserve"> – С</w:t>
      </w:r>
      <w:r w:rsidR="000F107B" w:rsidRPr="008E0B82">
        <w:rPr>
          <w:rFonts w:ascii="Times New Roman" w:hAnsi="Times New Roman" w:cs="Times New Roman"/>
          <w:sz w:val="28"/>
          <w:szCs w:val="28"/>
        </w:rPr>
        <w:t xml:space="preserve">крипт в </w:t>
      </w:r>
      <w:r w:rsidR="000F107B" w:rsidRPr="008E0B82">
        <w:rPr>
          <w:rFonts w:ascii="Times New Roman" w:hAnsi="Times New Roman" w:cs="Times New Roman"/>
          <w:sz w:val="28"/>
          <w:szCs w:val="28"/>
          <w:lang w:val="en-US"/>
        </w:rPr>
        <w:t>SQL</w:t>
      </w:r>
    </w:p>
    <w:p w14:paraId="7F2B5317" w14:textId="77777777" w:rsidR="000F107B" w:rsidRPr="008E0B82" w:rsidRDefault="000F107B" w:rsidP="008E0B82">
      <w:pPr>
        <w:tabs>
          <w:tab w:val="left" w:pos="2970"/>
        </w:tabs>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После открытия скрипта, нажимаем </w:t>
      </w:r>
      <w:r w:rsidRPr="008E0B82">
        <w:rPr>
          <w:rFonts w:ascii="Times New Roman" w:hAnsi="Times New Roman" w:cs="Times New Roman"/>
          <w:sz w:val="28"/>
          <w:szCs w:val="28"/>
          <w:lang w:val="en-US"/>
        </w:rPr>
        <w:t>Execute</w:t>
      </w:r>
      <w:r w:rsidRPr="008E0B82">
        <w:rPr>
          <w:rFonts w:ascii="Times New Roman" w:hAnsi="Times New Roman" w:cs="Times New Roman"/>
          <w:sz w:val="28"/>
          <w:szCs w:val="28"/>
        </w:rPr>
        <w:t xml:space="preserve">. Если база данных не была создана, копируем из скрипта код со слов </w:t>
      </w:r>
      <w:r w:rsidRPr="008E0B82">
        <w:rPr>
          <w:rFonts w:ascii="Times New Roman" w:hAnsi="Times New Roman" w:cs="Times New Roman"/>
          <w:sz w:val="28"/>
          <w:szCs w:val="28"/>
          <w:lang w:val="en-US"/>
        </w:rPr>
        <w:t>CREATETABLE</w:t>
      </w:r>
      <w:r w:rsidRPr="008E0B82">
        <w:rPr>
          <w:rFonts w:ascii="Times New Roman" w:hAnsi="Times New Roman" w:cs="Times New Roman"/>
          <w:sz w:val="28"/>
          <w:szCs w:val="28"/>
        </w:rPr>
        <w:t>, создаем новую базу данных,</w:t>
      </w:r>
    </w:p>
    <w:p w14:paraId="3C1FA0E7" w14:textId="77777777" w:rsidR="000A5D7D" w:rsidRPr="008E0B82" w:rsidRDefault="000F107B" w:rsidP="008E0B82">
      <w:pPr>
        <w:tabs>
          <w:tab w:val="left" w:pos="2970"/>
        </w:tabs>
        <w:spacing w:after="0" w:line="360" w:lineRule="auto"/>
        <w:ind w:firstLine="709"/>
        <w:jc w:val="both"/>
        <w:rPr>
          <w:rFonts w:ascii="Times New Roman" w:hAnsi="Times New Roman" w:cs="Times New Roman"/>
          <w:sz w:val="28"/>
          <w:szCs w:val="28"/>
        </w:rPr>
      </w:pPr>
      <w:r w:rsidRPr="008E0B82">
        <w:rPr>
          <w:rFonts w:ascii="Times New Roman" w:hAnsi="Times New Roman" w:cs="Times New Roman"/>
          <w:sz w:val="28"/>
          <w:szCs w:val="28"/>
        </w:rPr>
        <w:t xml:space="preserve">Нажимаем на неё и создаём новый запрос, копируем туда код и нажимаем </w:t>
      </w:r>
      <w:r w:rsidRPr="008E0B82">
        <w:rPr>
          <w:rFonts w:ascii="Times New Roman" w:hAnsi="Times New Roman" w:cs="Times New Roman"/>
          <w:sz w:val="28"/>
          <w:szCs w:val="28"/>
          <w:lang w:val="en-US"/>
        </w:rPr>
        <w:t>Execute</w:t>
      </w:r>
      <w:r w:rsidRPr="008E0B82">
        <w:rPr>
          <w:rFonts w:ascii="Times New Roman" w:hAnsi="Times New Roman" w:cs="Times New Roman"/>
          <w:sz w:val="28"/>
          <w:szCs w:val="28"/>
        </w:rPr>
        <w:t>.</w:t>
      </w:r>
    </w:p>
    <w:p w14:paraId="246C8806" w14:textId="77777777" w:rsidR="0061073A" w:rsidRPr="008E0B82" w:rsidRDefault="006B061E" w:rsidP="008E0B82">
      <w:pPr>
        <w:tabs>
          <w:tab w:val="left" w:pos="2970"/>
        </w:tabs>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lastRenderedPageBreak/>
        <w:drawing>
          <wp:inline distT="0" distB="0" distL="0" distR="0" wp14:anchorId="61ED3107" wp14:editId="637EC49D">
            <wp:extent cx="3086100" cy="3362325"/>
            <wp:effectExtent l="19050" t="0" r="0" b="0"/>
            <wp:docPr id="29"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21"/>
                    <a:stretch>
                      <a:fillRect/>
                    </a:stretch>
                  </pic:blipFill>
                  <pic:spPr bwMode="auto">
                    <a:xfrm>
                      <a:off x="0" y="0"/>
                      <a:ext cx="3086100" cy="3362325"/>
                    </a:xfrm>
                    <a:prstGeom prst="rect">
                      <a:avLst/>
                    </a:prstGeom>
                  </pic:spPr>
                </pic:pic>
              </a:graphicData>
            </a:graphic>
          </wp:inline>
        </w:drawing>
      </w:r>
    </w:p>
    <w:p w14:paraId="72AB1A4E" w14:textId="77777777" w:rsidR="000A5D7D" w:rsidRPr="008E0B82" w:rsidRDefault="000325EA" w:rsidP="008E0B82">
      <w:pPr>
        <w:tabs>
          <w:tab w:val="left" w:pos="2970"/>
        </w:tabs>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15</w:t>
      </w:r>
      <w:r w:rsidR="000A5D7D" w:rsidRPr="008E0B82">
        <w:rPr>
          <w:rFonts w:ascii="Times New Roman" w:hAnsi="Times New Roman" w:cs="Times New Roman"/>
          <w:sz w:val="28"/>
          <w:szCs w:val="28"/>
        </w:rPr>
        <w:t xml:space="preserve"> – Создание Базы данных</w:t>
      </w:r>
    </w:p>
    <w:p w14:paraId="291D1128" w14:textId="77777777" w:rsidR="000A5D7D" w:rsidRPr="008E0B82" w:rsidRDefault="006B061E" w:rsidP="008E0B82">
      <w:pPr>
        <w:tabs>
          <w:tab w:val="left" w:pos="2970"/>
        </w:tabs>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1149AA88" wp14:editId="521FE1AC">
            <wp:extent cx="5943600" cy="4629150"/>
            <wp:effectExtent l="19050" t="0" r="0" b="0"/>
            <wp:docPr id="3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22"/>
                    <a:stretch>
                      <a:fillRect/>
                    </a:stretch>
                  </pic:blipFill>
                  <pic:spPr bwMode="auto">
                    <a:xfrm>
                      <a:off x="0" y="0"/>
                      <a:ext cx="5940425" cy="4628515"/>
                    </a:xfrm>
                    <a:prstGeom prst="rect">
                      <a:avLst/>
                    </a:prstGeom>
                  </pic:spPr>
                </pic:pic>
              </a:graphicData>
            </a:graphic>
          </wp:inline>
        </w:drawing>
      </w:r>
    </w:p>
    <w:p w14:paraId="5B27F7E2" w14:textId="77777777" w:rsidR="000A5D7D" w:rsidRPr="008E0B82" w:rsidRDefault="000325EA" w:rsidP="008E0B82">
      <w:pPr>
        <w:tabs>
          <w:tab w:val="left" w:pos="3825"/>
        </w:tabs>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16</w:t>
      </w:r>
      <w:r w:rsidR="000A5D7D" w:rsidRPr="008E0B82">
        <w:rPr>
          <w:rFonts w:ascii="Times New Roman" w:hAnsi="Times New Roman" w:cs="Times New Roman"/>
          <w:sz w:val="28"/>
          <w:szCs w:val="28"/>
        </w:rPr>
        <w:t xml:space="preserve"> – Меню создания Базы данных</w:t>
      </w:r>
    </w:p>
    <w:p w14:paraId="275D7677" w14:textId="77777777" w:rsidR="00AB684B"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lastRenderedPageBreak/>
        <w:drawing>
          <wp:inline distT="0" distB="0" distL="0" distR="0" wp14:anchorId="2C215B27" wp14:editId="16B2AE94">
            <wp:extent cx="2828925" cy="4295775"/>
            <wp:effectExtent l="19050" t="0" r="9525" b="0"/>
            <wp:docPr id="31"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23"/>
                    <a:stretch>
                      <a:fillRect/>
                    </a:stretch>
                  </pic:blipFill>
                  <pic:spPr bwMode="auto">
                    <a:xfrm>
                      <a:off x="0" y="0"/>
                      <a:ext cx="2828925" cy="4295140"/>
                    </a:xfrm>
                    <a:prstGeom prst="rect">
                      <a:avLst/>
                    </a:prstGeom>
                  </pic:spPr>
                </pic:pic>
              </a:graphicData>
            </a:graphic>
          </wp:inline>
        </w:drawing>
      </w:r>
    </w:p>
    <w:p w14:paraId="47967325" w14:textId="77777777" w:rsidR="00AB684B"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17</w:t>
      </w:r>
      <w:r w:rsidR="00AB684B" w:rsidRPr="008E0B82">
        <w:rPr>
          <w:rFonts w:ascii="Times New Roman" w:hAnsi="Times New Roman" w:cs="Times New Roman"/>
          <w:sz w:val="28"/>
          <w:szCs w:val="28"/>
        </w:rPr>
        <w:t xml:space="preserve"> – Созданная База данных</w:t>
      </w:r>
    </w:p>
    <w:p w14:paraId="71CC29F4" w14:textId="77777777" w:rsidR="009F64DD" w:rsidRPr="008E0B82" w:rsidRDefault="009F64DD"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br w:type="page"/>
      </w:r>
    </w:p>
    <w:p w14:paraId="72E71F36" w14:textId="708C539E" w:rsidR="00750790" w:rsidRPr="008E0B82" w:rsidRDefault="00303CC9" w:rsidP="008E0B82">
      <w:pPr>
        <w:pStyle w:val="2"/>
        <w:spacing w:line="360" w:lineRule="auto"/>
        <w:ind w:firstLine="709"/>
        <w:rPr>
          <w:rStyle w:val="20"/>
          <w:rFonts w:ascii="Times New Roman" w:hAnsi="Times New Roman"/>
          <w:szCs w:val="28"/>
        </w:rPr>
      </w:pPr>
      <w:bookmarkStart w:id="8" w:name="_Toc104544276"/>
      <w:r w:rsidRPr="008E0B82">
        <w:rPr>
          <w:rFonts w:ascii="Times New Roman" w:hAnsi="Times New Roman"/>
          <w:szCs w:val="28"/>
        </w:rPr>
        <w:lastRenderedPageBreak/>
        <w:t xml:space="preserve">6 </w:t>
      </w:r>
      <w:r w:rsidR="00750790" w:rsidRPr="008E0B82">
        <w:rPr>
          <w:rStyle w:val="20"/>
          <w:rFonts w:ascii="Times New Roman" w:eastAsiaTheme="minorHAnsi" w:hAnsi="Times New Roman"/>
          <w:szCs w:val="28"/>
        </w:rPr>
        <w:t>ПРОИЗВЕДЕНИЕ ИНСПЕКТИРОВАНИЯ КОМПОНЕНТ ПРОГРАММНОГО ОБЕСПЕЧЕНИЯ НА ПРЕДМЕТ СООТВЕТСТВИЯ СТАНДАРТАМ КОДИРОВАНИЯ.</w:t>
      </w:r>
      <w:bookmarkEnd w:id="8"/>
    </w:p>
    <w:p w14:paraId="0305A6E0" w14:textId="3B562570" w:rsidR="00303CC9" w:rsidRPr="008E0B82" w:rsidRDefault="00303CC9" w:rsidP="008E0B82">
      <w:pPr>
        <w:pStyle w:val="2"/>
        <w:spacing w:line="360" w:lineRule="auto"/>
        <w:ind w:firstLine="709"/>
        <w:jc w:val="center"/>
        <w:rPr>
          <w:rFonts w:ascii="Times New Roman" w:hAnsi="Times New Roman"/>
          <w:szCs w:val="28"/>
        </w:rPr>
      </w:pPr>
    </w:p>
    <w:p w14:paraId="0ADF8298" w14:textId="77777777" w:rsidR="00303CC9" w:rsidRPr="008E0B82" w:rsidRDefault="00303CC9"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rPr>
        <w:t xml:space="preserve">Чтобы создать </w:t>
      </w:r>
      <w:r w:rsidRPr="008E0B82">
        <w:rPr>
          <w:rFonts w:ascii="Times New Roman" w:hAnsi="Times New Roman" w:cs="Times New Roman"/>
          <w:sz w:val="28"/>
          <w:szCs w:val="28"/>
          <w:lang w:val="en-US"/>
        </w:rPr>
        <w:t>BackUp</w:t>
      </w:r>
      <w:r w:rsidRPr="008E0B82">
        <w:rPr>
          <w:rFonts w:ascii="Times New Roman" w:hAnsi="Times New Roman" w:cs="Times New Roman"/>
          <w:sz w:val="28"/>
          <w:szCs w:val="28"/>
        </w:rPr>
        <w:t xml:space="preserve"> таблицы, нажимаем на нужную таблицу, </w:t>
      </w:r>
      <w:r w:rsidRPr="008E0B82">
        <w:rPr>
          <w:rFonts w:ascii="Times New Roman" w:hAnsi="Times New Roman" w:cs="Times New Roman"/>
          <w:sz w:val="28"/>
          <w:szCs w:val="28"/>
          <w:lang w:val="en-US"/>
        </w:rPr>
        <w:t>Tasks</w:t>
      </w:r>
      <w:r w:rsidRPr="008E0B82">
        <w:rPr>
          <w:rFonts w:ascii="Times New Roman" w:hAnsi="Times New Roman" w:cs="Times New Roman"/>
          <w:sz w:val="28"/>
          <w:szCs w:val="28"/>
        </w:rPr>
        <w:t>&gt;</w:t>
      </w:r>
    </w:p>
    <w:p w14:paraId="3BA1C2EF" w14:textId="77777777" w:rsidR="00F307C2"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5FE01B36" wp14:editId="3380D058">
            <wp:extent cx="5943600" cy="3086100"/>
            <wp:effectExtent l="19050" t="0" r="0" b="0"/>
            <wp:docPr id="64"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pic:cNvPicPr>
                      <a:picLocks noChangeAspect="1" noChangeArrowheads="1"/>
                    </pic:cNvPicPr>
                  </pic:nvPicPr>
                  <pic:blipFill>
                    <a:blip r:embed="rId24"/>
                    <a:stretch>
                      <a:fillRect/>
                    </a:stretch>
                  </pic:blipFill>
                  <pic:spPr bwMode="auto">
                    <a:xfrm>
                      <a:off x="0" y="0"/>
                      <a:ext cx="5940425" cy="3082925"/>
                    </a:xfrm>
                    <a:prstGeom prst="rect">
                      <a:avLst/>
                    </a:prstGeom>
                  </pic:spPr>
                </pic:pic>
              </a:graphicData>
            </a:graphic>
          </wp:inline>
        </w:drawing>
      </w:r>
    </w:p>
    <w:p w14:paraId="47C020C2" w14:textId="77777777" w:rsidR="0061073A"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18</w:t>
      </w:r>
      <w:r w:rsidR="0061073A" w:rsidRPr="008E0B82">
        <w:rPr>
          <w:rFonts w:ascii="Times New Roman" w:hAnsi="Times New Roman" w:cs="Times New Roman"/>
          <w:sz w:val="28"/>
          <w:szCs w:val="28"/>
        </w:rPr>
        <w:t xml:space="preserve"> – </w:t>
      </w:r>
      <w:r w:rsidR="0061073A" w:rsidRPr="008E0B82">
        <w:rPr>
          <w:rFonts w:ascii="Times New Roman" w:hAnsi="Times New Roman" w:cs="Times New Roman"/>
          <w:sz w:val="28"/>
          <w:szCs w:val="28"/>
          <w:lang w:val="en-US"/>
        </w:rPr>
        <w:t>BackUp</w:t>
      </w:r>
      <w:r w:rsidR="0061073A" w:rsidRPr="008E0B82">
        <w:rPr>
          <w:rFonts w:ascii="Times New Roman" w:hAnsi="Times New Roman" w:cs="Times New Roman"/>
          <w:sz w:val="28"/>
          <w:szCs w:val="28"/>
        </w:rPr>
        <w:t xml:space="preserve"> БД</w:t>
      </w:r>
    </w:p>
    <w:p w14:paraId="30B58A25" w14:textId="4E060A5A" w:rsidR="00A10C7E" w:rsidRPr="008E0B82" w:rsidRDefault="00A10C7E" w:rsidP="008E0B82">
      <w:pPr>
        <w:spacing w:after="0" w:line="360" w:lineRule="auto"/>
        <w:ind w:firstLine="709"/>
        <w:rPr>
          <w:rFonts w:ascii="Times New Roman" w:hAnsi="Times New Roman" w:cs="Times New Roman"/>
          <w:sz w:val="28"/>
          <w:szCs w:val="28"/>
        </w:rPr>
      </w:pPr>
      <w:r w:rsidRPr="008E0B82">
        <w:rPr>
          <w:rFonts w:ascii="Times New Roman" w:hAnsi="Times New Roman" w:cs="Times New Roman"/>
          <w:sz w:val="28"/>
          <w:szCs w:val="28"/>
          <w:lang w:val="en-US"/>
        </w:rPr>
        <w:t>BackUp</w:t>
      </w:r>
      <w:r w:rsidRPr="008E0B82">
        <w:rPr>
          <w:rFonts w:ascii="Times New Roman" w:hAnsi="Times New Roman" w:cs="Times New Roman"/>
          <w:sz w:val="28"/>
          <w:szCs w:val="28"/>
        </w:rPr>
        <w:t xml:space="preserve">… в открытом меню выбираем что нам нужно и нажимаем ОК. Далее мы можем восстановить таблицу. Для этого в </w:t>
      </w:r>
      <w:r w:rsidRPr="008E0B82">
        <w:rPr>
          <w:rFonts w:ascii="Times New Roman" w:hAnsi="Times New Roman" w:cs="Times New Roman"/>
          <w:sz w:val="28"/>
          <w:szCs w:val="28"/>
          <w:lang w:val="en-US"/>
        </w:rPr>
        <w:t>Database</w:t>
      </w:r>
      <w:r w:rsidRPr="008E0B82">
        <w:rPr>
          <w:rFonts w:ascii="Times New Roman" w:hAnsi="Times New Roman" w:cs="Times New Roman"/>
          <w:sz w:val="28"/>
          <w:szCs w:val="28"/>
        </w:rPr>
        <w:t xml:space="preserve">выбираем </w:t>
      </w:r>
      <w:r w:rsidR="00BA15B4" w:rsidRPr="008E0B82">
        <w:rPr>
          <w:rFonts w:ascii="Times New Roman" w:hAnsi="Times New Roman" w:cs="Times New Roman"/>
          <w:sz w:val="28"/>
          <w:szCs w:val="28"/>
          <w:lang w:val="en-US"/>
        </w:rPr>
        <w:t>Restore</w:t>
      </w:r>
      <w:r w:rsidR="00BA15B4" w:rsidRPr="008E0B82">
        <w:rPr>
          <w:rFonts w:ascii="Times New Roman" w:hAnsi="Times New Roman" w:cs="Times New Roman"/>
          <w:sz w:val="28"/>
          <w:szCs w:val="28"/>
        </w:rPr>
        <w:t xml:space="preserve"> </w:t>
      </w:r>
      <w:r w:rsidR="00BA15B4" w:rsidRPr="008E0B82">
        <w:rPr>
          <w:rFonts w:ascii="Times New Roman" w:hAnsi="Times New Roman" w:cs="Times New Roman"/>
          <w:sz w:val="28"/>
          <w:szCs w:val="28"/>
          <w:lang w:val="en-US"/>
        </w:rPr>
        <w:t>Database</w:t>
      </w:r>
      <w:r w:rsidRPr="008E0B82">
        <w:rPr>
          <w:rFonts w:ascii="Times New Roman" w:hAnsi="Times New Roman" w:cs="Times New Roman"/>
          <w:sz w:val="28"/>
          <w:szCs w:val="28"/>
        </w:rPr>
        <w:t>… в открытом меню вводим название БД и нажимаем ОК.</w:t>
      </w:r>
    </w:p>
    <w:p w14:paraId="3F8174D9" w14:textId="77777777" w:rsidR="00DA1ABC"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6FC57EC2" wp14:editId="069CBA90">
            <wp:extent cx="5943600" cy="2847975"/>
            <wp:effectExtent l="19050" t="0" r="0" b="0"/>
            <wp:docPr id="6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pic:cNvPicPr>
                      <a:picLocks noChangeAspect="1" noChangeArrowheads="1"/>
                    </pic:cNvPicPr>
                  </pic:nvPicPr>
                  <pic:blipFill>
                    <a:blip r:embed="rId25"/>
                    <a:stretch>
                      <a:fillRect/>
                    </a:stretch>
                  </pic:blipFill>
                  <pic:spPr bwMode="auto">
                    <a:xfrm>
                      <a:off x="0" y="0"/>
                      <a:ext cx="5940425" cy="2849245"/>
                    </a:xfrm>
                    <a:prstGeom prst="rect">
                      <a:avLst/>
                    </a:prstGeom>
                  </pic:spPr>
                </pic:pic>
              </a:graphicData>
            </a:graphic>
          </wp:inline>
        </w:drawing>
      </w:r>
    </w:p>
    <w:p w14:paraId="646C86A4" w14:textId="77777777" w:rsidR="00A10C7E"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 xml:space="preserve">Рисунок </w:t>
      </w:r>
      <w:r w:rsidRPr="008E0B82">
        <w:rPr>
          <w:rFonts w:ascii="Times New Roman" w:hAnsi="Times New Roman" w:cs="Times New Roman"/>
          <w:sz w:val="28"/>
          <w:szCs w:val="28"/>
          <w:lang w:val="en-US"/>
        </w:rPr>
        <w:t>19</w:t>
      </w:r>
      <w:r w:rsidR="00032EC1" w:rsidRPr="008E0B82">
        <w:rPr>
          <w:rFonts w:ascii="Times New Roman" w:hAnsi="Times New Roman" w:cs="Times New Roman"/>
          <w:sz w:val="28"/>
          <w:szCs w:val="28"/>
        </w:rPr>
        <w:t xml:space="preserve"> – Восстановление БД</w:t>
      </w:r>
    </w:p>
    <w:p w14:paraId="32762B4E" w14:textId="77777777" w:rsidR="0072318F"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lastRenderedPageBreak/>
        <w:drawing>
          <wp:inline distT="0" distB="0" distL="0" distR="0" wp14:anchorId="45ADD0F2" wp14:editId="3835BB51">
            <wp:extent cx="5943600" cy="3438525"/>
            <wp:effectExtent l="19050" t="0" r="0" b="0"/>
            <wp:docPr id="66"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pic:cNvPicPr>
                      <a:picLocks noChangeAspect="1" noChangeArrowheads="1"/>
                    </pic:cNvPicPr>
                  </pic:nvPicPr>
                  <pic:blipFill>
                    <a:blip r:embed="rId26"/>
                    <a:stretch>
                      <a:fillRect/>
                    </a:stretch>
                  </pic:blipFill>
                  <pic:spPr bwMode="auto">
                    <a:xfrm>
                      <a:off x="0" y="0"/>
                      <a:ext cx="5940425" cy="3438525"/>
                    </a:xfrm>
                    <a:prstGeom prst="rect">
                      <a:avLst/>
                    </a:prstGeom>
                  </pic:spPr>
                </pic:pic>
              </a:graphicData>
            </a:graphic>
          </wp:inline>
        </w:drawing>
      </w:r>
    </w:p>
    <w:p w14:paraId="7A680E1F" w14:textId="77777777" w:rsidR="0072318F"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2</w:t>
      </w:r>
      <w:r w:rsidRPr="008E0B82">
        <w:rPr>
          <w:rFonts w:ascii="Times New Roman" w:hAnsi="Times New Roman" w:cs="Times New Roman"/>
          <w:sz w:val="28"/>
          <w:szCs w:val="28"/>
          <w:lang w:val="en-US"/>
        </w:rPr>
        <w:t>0</w:t>
      </w:r>
      <w:r w:rsidR="0072318F" w:rsidRPr="008E0B82">
        <w:rPr>
          <w:rFonts w:ascii="Times New Roman" w:hAnsi="Times New Roman" w:cs="Times New Roman"/>
          <w:sz w:val="28"/>
          <w:szCs w:val="28"/>
        </w:rPr>
        <w:t xml:space="preserve"> – Меню восстановления</w:t>
      </w:r>
    </w:p>
    <w:p w14:paraId="04F2C3B6" w14:textId="77777777" w:rsidR="00E4435A"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005FDF62" wp14:editId="7909549E">
            <wp:extent cx="2870251" cy="4635610"/>
            <wp:effectExtent l="0" t="0" r="0" b="0"/>
            <wp:docPr id="67"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23"/>
                    <a:stretch>
                      <a:fillRect/>
                    </a:stretch>
                  </pic:blipFill>
                  <pic:spPr bwMode="auto">
                    <a:xfrm>
                      <a:off x="0" y="0"/>
                      <a:ext cx="2879794" cy="4651023"/>
                    </a:xfrm>
                    <a:prstGeom prst="rect">
                      <a:avLst/>
                    </a:prstGeom>
                  </pic:spPr>
                </pic:pic>
              </a:graphicData>
            </a:graphic>
          </wp:inline>
        </w:drawing>
      </w:r>
    </w:p>
    <w:p w14:paraId="704AC7C0" w14:textId="77777777" w:rsidR="00C62197" w:rsidRPr="008E0B82" w:rsidRDefault="006B061E" w:rsidP="008E0B82">
      <w:pPr>
        <w:widowControl w:val="0"/>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21</w:t>
      </w:r>
      <w:r w:rsidR="000E571A" w:rsidRPr="008E0B82">
        <w:rPr>
          <w:rFonts w:ascii="Times New Roman" w:hAnsi="Times New Roman" w:cs="Times New Roman"/>
          <w:sz w:val="28"/>
          <w:szCs w:val="28"/>
        </w:rPr>
        <w:t xml:space="preserve"> – Результат восстановления</w:t>
      </w:r>
      <w:r w:rsidR="00571703" w:rsidRPr="008E0B82">
        <w:rPr>
          <w:rFonts w:ascii="Times New Roman" w:hAnsi="Times New Roman" w:cs="Times New Roman"/>
          <w:noProof/>
          <w:sz w:val="28"/>
          <w:szCs w:val="28"/>
          <w:lang w:eastAsia="ru-RU"/>
        </w:rPr>
        <w:lastRenderedPageBreak/>
        <w:drawing>
          <wp:inline distT="0" distB="0" distL="0" distR="0" wp14:anchorId="76001D12" wp14:editId="7D682483">
            <wp:extent cx="5271770" cy="3108960"/>
            <wp:effectExtent l="19050" t="0" r="508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271770" cy="3108960"/>
                    </a:xfrm>
                    <a:prstGeom prst="rect">
                      <a:avLst/>
                    </a:prstGeom>
                    <a:noFill/>
                    <a:ln w="9525">
                      <a:noFill/>
                      <a:miter lim="800000"/>
                      <a:headEnd/>
                      <a:tailEnd/>
                    </a:ln>
                  </pic:spPr>
                </pic:pic>
              </a:graphicData>
            </a:graphic>
          </wp:inline>
        </w:drawing>
      </w:r>
    </w:p>
    <w:p w14:paraId="7FDDF826" w14:textId="77777777" w:rsidR="00C62197"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22</w:t>
      </w:r>
      <w:r w:rsidR="00C62197" w:rsidRPr="008E0B82">
        <w:rPr>
          <w:rFonts w:ascii="Times New Roman" w:hAnsi="Times New Roman" w:cs="Times New Roman"/>
          <w:sz w:val="28"/>
          <w:szCs w:val="28"/>
        </w:rPr>
        <w:t xml:space="preserve"> – Код программы</w:t>
      </w:r>
    </w:p>
    <w:p w14:paraId="0185BD20" w14:textId="77777777" w:rsidR="00924E35" w:rsidRPr="008E0B82" w:rsidRDefault="00924E35"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1F4DA1DD" wp14:editId="004760E6">
            <wp:extent cx="3638550" cy="2330450"/>
            <wp:effectExtent l="19050" t="0" r="0" b="0"/>
            <wp:docPr id="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l="16747" t="17559" r="30843" b="35760"/>
                    <a:stretch>
                      <a:fillRect/>
                    </a:stretch>
                  </pic:blipFill>
                  <pic:spPr bwMode="auto">
                    <a:xfrm>
                      <a:off x="0" y="0"/>
                      <a:ext cx="3638550" cy="2330450"/>
                    </a:xfrm>
                    <a:prstGeom prst="rect">
                      <a:avLst/>
                    </a:prstGeom>
                    <a:noFill/>
                    <a:ln w="9525">
                      <a:noFill/>
                      <a:miter lim="800000"/>
                      <a:headEnd/>
                      <a:tailEnd/>
                    </a:ln>
                  </pic:spPr>
                </pic:pic>
              </a:graphicData>
            </a:graphic>
          </wp:inline>
        </w:drawing>
      </w:r>
    </w:p>
    <w:p w14:paraId="02B516B9" w14:textId="77777777" w:rsidR="00924E35" w:rsidRPr="008E0B82" w:rsidRDefault="00924E35"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23 – Результат запроса выборки всех данных</w:t>
      </w:r>
    </w:p>
    <w:p w14:paraId="78355D1E" w14:textId="77777777" w:rsidR="00C62197" w:rsidRPr="008E0B82" w:rsidRDefault="00571703"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noProof/>
          <w:sz w:val="28"/>
          <w:szCs w:val="28"/>
          <w:lang w:eastAsia="ru-RU"/>
        </w:rPr>
        <w:drawing>
          <wp:inline distT="0" distB="0" distL="0" distR="0" wp14:anchorId="4D5D0137" wp14:editId="04047486">
            <wp:extent cx="3896471" cy="2313830"/>
            <wp:effectExtent l="19050" t="0" r="8779"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l="8688" t="12869" r="17399" b="29223"/>
                    <a:stretch>
                      <a:fillRect/>
                    </a:stretch>
                  </pic:blipFill>
                  <pic:spPr bwMode="auto">
                    <a:xfrm>
                      <a:off x="0" y="0"/>
                      <a:ext cx="3896471" cy="2313830"/>
                    </a:xfrm>
                    <a:prstGeom prst="rect">
                      <a:avLst/>
                    </a:prstGeom>
                    <a:noFill/>
                    <a:ln w="9525">
                      <a:noFill/>
                      <a:miter lim="800000"/>
                      <a:headEnd/>
                      <a:tailEnd/>
                    </a:ln>
                  </pic:spPr>
                </pic:pic>
              </a:graphicData>
            </a:graphic>
          </wp:inline>
        </w:drawing>
      </w:r>
    </w:p>
    <w:p w14:paraId="32425028" w14:textId="77777777" w:rsidR="00C62197" w:rsidRPr="008E0B82" w:rsidRDefault="006B061E"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2</w:t>
      </w:r>
      <w:r w:rsidR="00924E35" w:rsidRPr="008E0B82">
        <w:rPr>
          <w:rFonts w:ascii="Times New Roman" w:hAnsi="Times New Roman" w:cs="Times New Roman"/>
          <w:sz w:val="28"/>
          <w:szCs w:val="28"/>
        </w:rPr>
        <w:t>4</w:t>
      </w:r>
      <w:r w:rsidR="00C62197" w:rsidRPr="008E0B82">
        <w:rPr>
          <w:rFonts w:ascii="Times New Roman" w:hAnsi="Times New Roman" w:cs="Times New Roman"/>
          <w:sz w:val="28"/>
          <w:szCs w:val="28"/>
        </w:rPr>
        <w:t xml:space="preserve"> – Код программы</w:t>
      </w:r>
    </w:p>
    <w:p w14:paraId="3509CA40" w14:textId="77777777" w:rsidR="00C62197" w:rsidRPr="008E0B82" w:rsidRDefault="00C62197" w:rsidP="008E0B82">
      <w:pPr>
        <w:spacing w:after="0" w:line="360" w:lineRule="auto"/>
        <w:ind w:firstLine="709"/>
        <w:jc w:val="center"/>
        <w:rPr>
          <w:rFonts w:ascii="Times New Roman" w:hAnsi="Times New Roman" w:cs="Times New Roman"/>
          <w:sz w:val="28"/>
          <w:szCs w:val="28"/>
        </w:rPr>
      </w:pPr>
    </w:p>
    <w:p w14:paraId="53A0CA2C" w14:textId="77777777" w:rsidR="00741332" w:rsidRPr="008E0B82" w:rsidRDefault="00741332" w:rsidP="008E0B82">
      <w:pPr>
        <w:spacing w:after="0" w:line="360" w:lineRule="auto"/>
        <w:ind w:firstLine="709"/>
        <w:jc w:val="center"/>
        <w:rPr>
          <w:rFonts w:ascii="Times New Roman" w:hAnsi="Times New Roman" w:cs="Times New Roman"/>
          <w:sz w:val="28"/>
          <w:szCs w:val="28"/>
          <w:lang w:val="en-US"/>
        </w:rPr>
      </w:pPr>
      <w:r w:rsidRPr="008E0B82">
        <w:rPr>
          <w:rFonts w:ascii="Times New Roman" w:hAnsi="Times New Roman" w:cs="Times New Roman"/>
          <w:noProof/>
          <w:sz w:val="28"/>
          <w:szCs w:val="28"/>
          <w:lang w:eastAsia="ru-RU"/>
        </w:rPr>
        <w:lastRenderedPageBreak/>
        <w:drawing>
          <wp:inline distT="0" distB="0" distL="0" distR="0" wp14:anchorId="39F6FCDD" wp14:editId="534F8F5D">
            <wp:extent cx="5270500" cy="2247900"/>
            <wp:effectExtent l="19050" t="0" r="635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270500" cy="2247900"/>
                    </a:xfrm>
                    <a:prstGeom prst="rect">
                      <a:avLst/>
                    </a:prstGeom>
                    <a:noFill/>
                    <a:ln w="9525">
                      <a:noFill/>
                      <a:miter lim="800000"/>
                      <a:headEnd/>
                      <a:tailEnd/>
                    </a:ln>
                  </pic:spPr>
                </pic:pic>
              </a:graphicData>
            </a:graphic>
          </wp:inline>
        </w:drawing>
      </w:r>
    </w:p>
    <w:p w14:paraId="5A78DA6A" w14:textId="77777777" w:rsidR="00741332" w:rsidRPr="008E0B82" w:rsidRDefault="00741332" w:rsidP="008E0B82">
      <w:pPr>
        <w:spacing w:after="0" w:line="360" w:lineRule="auto"/>
        <w:ind w:firstLine="709"/>
        <w:jc w:val="center"/>
        <w:rPr>
          <w:rFonts w:ascii="Times New Roman" w:hAnsi="Times New Roman" w:cs="Times New Roman"/>
          <w:sz w:val="28"/>
          <w:szCs w:val="28"/>
        </w:rPr>
      </w:pPr>
      <w:r w:rsidRPr="008E0B82">
        <w:rPr>
          <w:rFonts w:ascii="Times New Roman" w:hAnsi="Times New Roman" w:cs="Times New Roman"/>
          <w:sz w:val="28"/>
          <w:szCs w:val="28"/>
        </w:rPr>
        <w:t>Рисунок 25</w:t>
      </w:r>
      <w:r w:rsidR="00924E35" w:rsidRPr="008E0B82">
        <w:rPr>
          <w:rFonts w:ascii="Times New Roman" w:hAnsi="Times New Roman" w:cs="Times New Roman"/>
          <w:sz w:val="28"/>
          <w:szCs w:val="28"/>
        </w:rPr>
        <w:t xml:space="preserve"> – Результат запроса присоединение таблиц</w:t>
      </w:r>
    </w:p>
    <w:p w14:paraId="69600BF1" w14:textId="77777777" w:rsidR="00741332" w:rsidRPr="008E0B82" w:rsidRDefault="00741332" w:rsidP="008E0B82">
      <w:pPr>
        <w:spacing w:after="0" w:line="360" w:lineRule="auto"/>
        <w:ind w:firstLine="709"/>
        <w:jc w:val="center"/>
        <w:rPr>
          <w:rFonts w:ascii="Times New Roman" w:hAnsi="Times New Roman" w:cs="Times New Roman"/>
          <w:sz w:val="28"/>
          <w:szCs w:val="28"/>
        </w:rPr>
      </w:pPr>
    </w:p>
    <w:p w14:paraId="24B70AEC" w14:textId="1A5E8D8C" w:rsidR="00DB22F4" w:rsidRPr="008E0B82" w:rsidRDefault="00DB22F4" w:rsidP="008E0B82">
      <w:pPr>
        <w:spacing w:after="0" w:line="360" w:lineRule="auto"/>
        <w:ind w:firstLine="709"/>
        <w:rPr>
          <w:rFonts w:ascii="Times New Roman" w:hAnsi="Times New Roman" w:cs="Times New Roman"/>
          <w:sz w:val="28"/>
          <w:szCs w:val="28"/>
        </w:rPr>
      </w:pPr>
    </w:p>
    <w:sectPr w:rsidR="00DB22F4" w:rsidRPr="008E0B82" w:rsidSect="00DB22F4">
      <w:headerReference w:type="even" r:id="rId31"/>
      <w:headerReference w:type="default" r:id="rId32"/>
      <w:footerReference w:type="even" r:id="rId33"/>
      <w:footerReference w:type="default" r:id="rId34"/>
      <w:headerReference w:type="first" r:id="rId35"/>
      <w:footerReference w:type="first" r:id="rId36"/>
      <w:pgSz w:w="11906" w:h="16838"/>
      <w:pgMar w:top="672" w:right="566" w:bottom="1276" w:left="1418" w:header="426"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33DA6" w14:textId="77777777" w:rsidR="009E676E" w:rsidRDefault="009E676E" w:rsidP="001979BE">
      <w:pPr>
        <w:spacing w:after="0" w:line="240" w:lineRule="auto"/>
      </w:pPr>
      <w:r>
        <w:separator/>
      </w:r>
    </w:p>
  </w:endnote>
  <w:endnote w:type="continuationSeparator" w:id="0">
    <w:p w14:paraId="41F32D25" w14:textId="77777777" w:rsidR="009E676E" w:rsidRDefault="009E676E" w:rsidP="00197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2"/>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Cambria"/>
    <w:panose1 w:val="00000000000000000000"/>
    <w:charset w:val="00"/>
    <w:family w:val="roman"/>
    <w:notTrueType/>
    <w:pitch w:val="default"/>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altName w:val="Lucida Sans Unicode"/>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Journal">
    <w:altName w:val="Calibri"/>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7126B" w14:textId="77777777" w:rsidR="00283E5E" w:rsidRDefault="00283E5E">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CEC1B" w14:textId="77777777" w:rsidR="00283E5E" w:rsidRDefault="00283E5E">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6BC07" w14:textId="77777777" w:rsidR="00283E5E" w:rsidRDefault="00283E5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8C4892" w14:textId="77777777" w:rsidR="009E676E" w:rsidRDefault="009E676E" w:rsidP="001979BE">
      <w:pPr>
        <w:spacing w:after="0" w:line="240" w:lineRule="auto"/>
      </w:pPr>
      <w:r>
        <w:separator/>
      </w:r>
    </w:p>
  </w:footnote>
  <w:footnote w:type="continuationSeparator" w:id="0">
    <w:p w14:paraId="6FB21A8F" w14:textId="77777777" w:rsidR="009E676E" w:rsidRDefault="009E676E" w:rsidP="001979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0EEB89" w14:textId="77777777" w:rsidR="00283E5E" w:rsidRDefault="00283E5E">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F7EFC" w14:textId="77777777" w:rsidR="00EB7D04" w:rsidRDefault="00EB7D04">
    <w:pPr>
      <w:pStyle w:val="a9"/>
    </w:pPr>
    <w:ins w:id="9" w:author="Евгения" w:date="2006-10-23T19:42:00Z">
      <w:r>
        <w:rPr>
          <w:noProof/>
          <w:lang w:eastAsia="ru-RU"/>
        </w:rPr>
        <mc:AlternateContent>
          <mc:Choice Requires="wpg">
            <w:drawing>
              <wp:anchor distT="0" distB="0" distL="114300" distR="114300" simplePos="0" relativeHeight="251661312" behindDoc="0" locked="1" layoutInCell="1" allowOverlap="1" wp14:anchorId="5A66E6EB" wp14:editId="38B5BBAF">
                <wp:simplePos x="0" y="0"/>
                <wp:positionH relativeFrom="page">
                  <wp:posOffset>710565</wp:posOffset>
                </wp:positionH>
                <wp:positionV relativeFrom="page">
                  <wp:posOffset>209550</wp:posOffset>
                </wp:positionV>
                <wp:extent cx="6629400" cy="10206990"/>
                <wp:effectExtent l="0" t="0" r="19050" b="22860"/>
                <wp:wrapNone/>
                <wp:docPr id="8"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06990"/>
                          <a:chOff x="0" y="0"/>
                          <a:chExt cx="20000" cy="20000"/>
                        </a:xfrm>
                      </wpg:grpSpPr>
                      <wps:wsp>
                        <wps:cNvPr id="10" name="Rectangle 236"/>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 name="Line 237"/>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38"/>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39"/>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240"/>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241"/>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242"/>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43"/>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44"/>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45"/>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246"/>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Rectangle 247"/>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82FF82" w14:textId="77777777" w:rsidR="00EB7D04" w:rsidRPr="00E54E2E" w:rsidRDefault="00EB7D04" w:rsidP="001979BE">
                              <w:pPr>
                                <w:pStyle w:val="ad"/>
                                <w:jc w:val="center"/>
                                <w:rPr>
                                  <w:rFonts w:ascii="Arial" w:hAnsi="Arial" w:cs="Arial"/>
                                  <w:sz w:val="18"/>
                                </w:rPr>
                              </w:pPr>
                              <w:r w:rsidRPr="00E54E2E">
                                <w:rPr>
                                  <w:rFonts w:ascii="Arial" w:hAnsi="Arial" w:cs="Arial"/>
                                  <w:i w:val="0"/>
                                  <w:iCs/>
                                  <w:sz w:val="18"/>
                                </w:rPr>
                                <w:t>Изм</w:t>
                              </w:r>
                              <w:r w:rsidRPr="00E54E2E">
                                <w:rPr>
                                  <w:rFonts w:ascii="Arial" w:hAnsi="Arial" w:cs="Arial"/>
                                  <w:sz w:val="18"/>
                                </w:rPr>
                                <w:t>.</w:t>
                              </w:r>
                            </w:p>
                          </w:txbxContent>
                        </wps:txbx>
                        <wps:bodyPr rot="0" vert="horz" wrap="square" lIns="12700" tIns="12700" rIns="12700" bIns="12700" anchor="t" anchorCtr="0" upright="1">
                          <a:noAutofit/>
                        </wps:bodyPr>
                      </wps:wsp>
                      <wps:wsp>
                        <wps:cNvPr id="73" name="Rectangle 248"/>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B7E12" w14:textId="77777777" w:rsidR="00EB7D04" w:rsidRPr="00E54E2E" w:rsidRDefault="00EB7D04" w:rsidP="001979BE">
                              <w:pPr>
                                <w:pStyle w:val="ad"/>
                                <w:jc w:val="center"/>
                                <w:rPr>
                                  <w:rFonts w:ascii="Arial" w:hAnsi="Arial" w:cs="Arial"/>
                                  <w:sz w:val="18"/>
                                </w:rPr>
                              </w:pPr>
                              <w:r w:rsidRPr="00E54E2E">
                                <w:rPr>
                                  <w:rFonts w:ascii="Arial" w:hAnsi="Arial" w:cs="Arial"/>
                                  <w:i w:val="0"/>
                                  <w:iCs/>
                                  <w:sz w:val="18"/>
                                </w:rPr>
                                <w:t>Лист</w:t>
                              </w:r>
                            </w:p>
                          </w:txbxContent>
                        </wps:txbx>
                        <wps:bodyPr rot="0" vert="horz" wrap="square" lIns="12700" tIns="12700" rIns="12700" bIns="12700" anchor="t" anchorCtr="0" upright="1">
                          <a:noAutofit/>
                        </wps:bodyPr>
                      </wps:wsp>
                      <wps:wsp>
                        <wps:cNvPr id="74" name="Rectangle 249"/>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CECDF" w14:textId="77777777" w:rsidR="00EB7D04" w:rsidRPr="00E54E2E" w:rsidRDefault="00EB7D04" w:rsidP="001979BE">
                              <w:pPr>
                                <w:pStyle w:val="ad"/>
                                <w:jc w:val="center"/>
                                <w:rPr>
                                  <w:rFonts w:ascii="Arial" w:hAnsi="Arial" w:cs="Arial"/>
                                  <w:i w:val="0"/>
                                  <w:iCs/>
                                  <w:sz w:val="18"/>
                                </w:rPr>
                              </w:pPr>
                              <w:r w:rsidRPr="00E54E2E">
                                <w:rPr>
                                  <w:rFonts w:ascii="Arial" w:hAnsi="Arial" w:cs="Arial"/>
                                  <w:i w:val="0"/>
                                  <w:iCs/>
                                  <w:sz w:val="18"/>
                                </w:rPr>
                                <w:t>№ докум.</w:t>
                              </w:r>
                            </w:p>
                          </w:txbxContent>
                        </wps:txbx>
                        <wps:bodyPr rot="0" vert="horz" wrap="square" lIns="12700" tIns="12700" rIns="12700" bIns="12700" anchor="t" anchorCtr="0" upright="1">
                          <a:noAutofit/>
                        </wps:bodyPr>
                      </wps:wsp>
                      <wps:wsp>
                        <wps:cNvPr id="75" name="Rectangle 250"/>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10D0D7" w14:textId="77777777" w:rsidR="00EB7D04" w:rsidRPr="00E54E2E" w:rsidRDefault="00EB7D04" w:rsidP="001979BE">
                              <w:pPr>
                                <w:pStyle w:val="ad"/>
                                <w:jc w:val="center"/>
                                <w:rPr>
                                  <w:rFonts w:ascii="Arial" w:hAnsi="Arial" w:cs="Arial"/>
                                  <w:sz w:val="18"/>
                                </w:rPr>
                              </w:pPr>
                              <w:r w:rsidRPr="00E54E2E">
                                <w:rPr>
                                  <w:rFonts w:ascii="Arial" w:hAnsi="Arial" w:cs="Arial"/>
                                  <w:i w:val="0"/>
                                  <w:iCs/>
                                  <w:sz w:val="18"/>
                                </w:rPr>
                                <w:t>Подпись</w:t>
                              </w:r>
                            </w:p>
                          </w:txbxContent>
                        </wps:txbx>
                        <wps:bodyPr rot="0" vert="horz" wrap="square" lIns="12700" tIns="12700" rIns="12700" bIns="12700" anchor="t" anchorCtr="0" upright="1">
                          <a:noAutofit/>
                        </wps:bodyPr>
                      </wps:wsp>
                      <wps:wsp>
                        <wps:cNvPr id="76" name="Rectangle 251"/>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D6B2B8" w14:textId="77777777" w:rsidR="00EB7D04" w:rsidRPr="00E54E2E" w:rsidRDefault="00EB7D04" w:rsidP="001979BE">
                              <w:pPr>
                                <w:pStyle w:val="ad"/>
                                <w:jc w:val="center"/>
                                <w:rPr>
                                  <w:rFonts w:ascii="Arial" w:hAnsi="Arial" w:cs="Arial"/>
                                  <w:sz w:val="18"/>
                                </w:rPr>
                              </w:pPr>
                              <w:r w:rsidRPr="00E54E2E">
                                <w:rPr>
                                  <w:rFonts w:ascii="Arial" w:hAnsi="Arial" w:cs="Arial"/>
                                  <w:i w:val="0"/>
                                  <w:iCs/>
                                  <w:sz w:val="18"/>
                                </w:rPr>
                                <w:t>Дата</w:t>
                              </w:r>
                            </w:p>
                          </w:txbxContent>
                        </wps:txbx>
                        <wps:bodyPr rot="0" vert="horz" wrap="square" lIns="12700" tIns="12700" rIns="12700" bIns="12700" anchor="t" anchorCtr="0" upright="1">
                          <a:noAutofit/>
                        </wps:bodyPr>
                      </wps:wsp>
                      <wps:wsp>
                        <wps:cNvPr id="77" name="Rectangle 252"/>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AA04FF" w14:textId="77777777" w:rsidR="00EB7D04" w:rsidRPr="00E54E2E" w:rsidRDefault="00EB7D04" w:rsidP="001979BE">
                              <w:pPr>
                                <w:pStyle w:val="ad"/>
                                <w:jc w:val="center"/>
                                <w:rPr>
                                  <w:rFonts w:ascii="Arial" w:hAnsi="Arial" w:cs="Arial"/>
                                  <w:i w:val="0"/>
                                  <w:iCs/>
                                  <w:sz w:val="18"/>
                                </w:rPr>
                              </w:pPr>
                              <w:r w:rsidRPr="00E54E2E">
                                <w:rPr>
                                  <w:rFonts w:ascii="Arial" w:hAnsi="Arial" w:cs="Arial"/>
                                  <w:i w:val="0"/>
                                  <w:iCs/>
                                  <w:sz w:val="18"/>
                                </w:rPr>
                                <w:t>Лист</w:t>
                              </w:r>
                            </w:p>
                          </w:txbxContent>
                        </wps:txbx>
                        <wps:bodyPr rot="0" vert="horz" wrap="square" lIns="12700" tIns="12700" rIns="12700" bIns="12700" anchor="t" anchorCtr="0" upright="1">
                          <a:noAutofit/>
                        </wps:bodyPr>
                      </wps:wsp>
                      <wps:wsp>
                        <wps:cNvPr id="78" name="Rectangle 253"/>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49A758" w14:textId="60437873" w:rsidR="00EB7D04" w:rsidRPr="004B1488" w:rsidRDefault="00EB7D04" w:rsidP="001979BE">
                              <w:pPr>
                                <w:pStyle w:val="ad"/>
                                <w:jc w:val="center"/>
                                <w:rPr>
                                  <w:rFonts w:ascii="Arial" w:hAnsi="Arial" w:cs="Arial"/>
                                  <w:sz w:val="24"/>
                                  <w:lang w:val="ru-RU"/>
                                </w:rPr>
                              </w:pPr>
                              <w:r w:rsidRPr="004B1488">
                                <w:rPr>
                                  <w:rStyle w:val="ae"/>
                                  <w:rFonts w:ascii="Arial" w:hAnsi="Arial" w:cs="Arial"/>
                                  <w:sz w:val="24"/>
                                  <w:szCs w:val="24"/>
                                  <w:lang w:val="ru-RU"/>
                                </w:rPr>
                                <w:fldChar w:fldCharType="begin"/>
                              </w:r>
                              <w:r w:rsidRPr="004B1488">
                                <w:rPr>
                                  <w:rStyle w:val="ae"/>
                                  <w:rFonts w:ascii="Arial" w:hAnsi="Arial" w:cs="Arial"/>
                                  <w:sz w:val="24"/>
                                  <w:szCs w:val="24"/>
                                  <w:lang w:val="ru-RU"/>
                                </w:rPr>
                                <w:instrText xml:space="preserve"> PAGE </w:instrText>
                              </w:r>
                              <w:r w:rsidRPr="004B1488">
                                <w:rPr>
                                  <w:rStyle w:val="ae"/>
                                  <w:rFonts w:ascii="Arial" w:hAnsi="Arial" w:cs="Arial"/>
                                  <w:sz w:val="24"/>
                                  <w:szCs w:val="24"/>
                                  <w:lang w:val="ru-RU"/>
                                </w:rPr>
                                <w:fldChar w:fldCharType="separate"/>
                              </w:r>
                              <w:r w:rsidR="00283E5E">
                                <w:rPr>
                                  <w:rStyle w:val="ae"/>
                                  <w:rFonts w:ascii="Arial" w:hAnsi="Arial" w:cs="Arial"/>
                                  <w:noProof/>
                                  <w:sz w:val="24"/>
                                  <w:szCs w:val="24"/>
                                  <w:lang w:val="ru-RU"/>
                                </w:rPr>
                                <w:t>5</w:t>
                              </w:r>
                              <w:r w:rsidRPr="004B1488">
                                <w:rPr>
                                  <w:rStyle w:val="ae"/>
                                  <w:rFonts w:ascii="Arial" w:hAnsi="Arial" w:cs="Arial"/>
                                  <w:sz w:val="24"/>
                                  <w:szCs w:val="24"/>
                                  <w:lang w:val="ru-RU"/>
                                </w:rPr>
                                <w:fldChar w:fldCharType="end"/>
                              </w:r>
                            </w:p>
                          </w:txbxContent>
                        </wps:txbx>
                        <wps:bodyPr rot="0" vert="horz" wrap="square" lIns="12700" tIns="12700" rIns="12700" bIns="12700" anchor="t" anchorCtr="0" upright="1">
                          <a:noAutofit/>
                        </wps:bodyPr>
                      </wps:wsp>
                      <wps:wsp>
                        <wps:cNvPr id="94" name="Rectangle 254"/>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95BA3F" w14:textId="37DA25ED" w:rsidR="00EB7D04" w:rsidRPr="00727B9F" w:rsidRDefault="00EB7D04" w:rsidP="00B15366">
                              <w:pPr>
                                <w:pStyle w:val="ad"/>
                                <w:jc w:val="center"/>
                                <w:rPr>
                                  <w:rFonts w:ascii="Times New Roman" w:hAnsi="Times New Roman"/>
                                  <w:szCs w:val="28"/>
                                  <w:lang w:val="ru-RU"/>
                                </w:rPr>
                              </w:pPr>
                              <w:r>
                                <w:rPr>
                                  <w:rFonts w:ascii="Times New Roman" w:hAnsi="Times New Roman"/>
                                  <w:szCs w:val="28"/>
                                  <w:lang w:val="ru-RU"/>
                                </w:rPr>
                                <w:t>УП 02.01.09</w:t>
                              </w:r>
                              <w:r w:rsidRPr="00727B9F">
                                <w:rPr>
                                  <w:rFonts w:ascii="Times New Roman" w:hAnsi="Times New Roman"/>
                                  <w:szCs w:val="28"/>
                                  <w:lang w:val="ru-RU"/>
                                </w:rPr>
                                <w:t>.02.0</w:t>
                              </w:r>
                              <w:r>
                                <w:rPr>
                                  <w:rFonts w:ascii="Times New Roman" w:hAnsi="Times New Roman"/>
                                  <w:szCs w:val="28"/>
                                  <w:lang w:val="ru-RU"/>
                                </w:rPr>
                                <w:t>7</w:t>
                              </w:r>
                              <w:r w:rsidRPr="00727B9F">
                                <w:rPr>
                                  <w:rFonts w:ascii="Times New Roman" w:hAnsi="Times New Roman"/>
                                  <w:szCs w:val="28"/>
                                  <w:lang w:val="ru-RU"/>
                                </w:rPr>
                                <w:t>.</w:t>
                              </w:r>
                              <w:r>
                                <w:rPr>
                                  <w:rFonts w:ascii="Times New Roman" w:hAnsi="Times New Roman"/>
                                  <w:szCs w:val="28"/>
                                  <w:lang w:val="ru-RU"/>
                                </w:rPr>
                                <w:t>19</w:t>
                              </w:r>
                              <w:r w:rsidRPr="00727B9F">
                                <w:rPr>
                                  <w:rFonts w:ascii="Times New Roman" w:hAnsi="Times New Roman"/>
                                  <w:szCs w:val="28"/>
                                  <w:lang w:val="ru-RU"/>
                                </w:rPr>
                                <w:t>.</w:t>
                              </w:r>
                              <w:r w:rsidR="00283E5E">
                                <w:rPr>
                                  <w:rFonts w:ascii="Times New Roman" w:hAnsi="Times New Roman"/>
                                  <w:szCs w:val="28"/>
                                  <w:lang w:val="ru-RU"/>
                                </w:rPr>
                                <w:t>11</w:t>
                              </w:r>
                              <w:r>
                                <w:rPr>
                                  <w:rFonts w:ascii="Times New Roman" w:hAnsi="Times New Roman"/>
                                  <w:szCs w:val="28"/>
                                  <w:lang w:val="ru-RU"/>
                                </w:rPr>
                                <w:t xml:space="preserve"> 000000</w:t>
                              </w:r>
                            </w:p>
                            <w:p w14:paraId="6716A7F9" w14:textId="77777777" w:rsidR="00EB7D04" w:rsidRPr="00727B9F" w:rsidRDefault="00EB7D04" w:rsidP="001979BE">
                              <w:pPr>
                                <w:pStyle w:val="ad"/>
                                <w:jc w:val="center"/>
                                <w:rPr>
                                  <w:rFonts w:ascii="Times New Roman" w:hAnsi="Times New Roman"/>
                                  <w:szCs w:val="28"/>
                                  <w:lang w:val="ru-RU"/>
                                </w:rPr>
                              </w:pPr>
                            </w:p>
                            <w:p w14:paraId="6B36F849" w14:textId="77777777" w:rsidR="00EB7D04" w:rsidRPr="00727B9F" w:rsidRDefault="00EB7D04" w:rsidP="001979BE">
                              <w:pPr>
                                <w:pStyle w:val="ad"/>
                                <w:jc w:val="center"/>
                                <w:rPr>
                                  <w:rFonts w:ascii="Times New Roman" w:hAnsi="Times New Roman"/>
                                  <w:szCs w:val="28"/>
                                  <w:lang w:val="ru-RU"/>
                                </w:rPr>
                              </w:pPr>
                            </w:p>
                            <w:p w14:paraId="36DFF9E3" w14:textId="77777777" w:rsidR="00EB7D04" w:rsidRDefault="00EB7D04" w:rsidP="001979BE">
                              <w:pPr>
                                <w:pStyle w:val="ad"/>
                                <w:jc w:val="center"/>
                                <w:rPr>
                                  <w:rFonts w:ascii="Journal" w:hAnsi="Journal"/>
                                  <w:i w:val="0"/>
                                  <w:iCs/>
                                  <w:sz w:val="32"/>
                                  <w:lang w:val="ru-RU"/>
                                </w:rPr>
                              </w:pPr>
                            </w:p>
                            <w:p w14:paraId="49824C8F" w14:textId="77777777" w:rsidR="00EB7D04" w:rsidRPr="00E54E2E" w:rsidRDefault="00EB7D04" w:rsidP="001979BE">
                              <w:pPr>
                                <w:pStyle w:val="ad"/>
                                <w:jc w:val="center"/>
                                <w:rPr>
                                  <w:rFonts w:ascii="Arial" w:hAnsi="Arial" w:cs="Arial"/>
                                  <w:i w:val="0"/>
                                  <w:iCs/>
                                  <w:sz w:val="32"/>
                                  <w:lang w:val="ru-RU"/>
                                </w:rPr>
                              </w:pPr>
                            </w:p>
                            <w:p w14:paraId="26BFF4A6" w14:textId="77777777" w:rsidR="00EB7D04" w:rsidRDefault="00EB7D04" w:rsidP="001979BE">
                              <w:pPr>
                                <w:pStyle w:val="ad"/>
                                <w:jc w:val="center"/>
                                <w:rPr>
                                  <w:rFonts w:ascii="Journal" w:hAnsi="Journal"/>
                                  <w:i w:val="0"/>
                                  <w:iCs/>
                                  <w:sz w:val="32"/>
                                  <w:lang w:val="ru-RU"/>
                                </w:rPr>
                              </w:pPr>
                            </w:p>
                            <w:p w14:paraId="2D1950F5" w14:textId="77777777" w:rsidR="00EB7D04" w:rsidRDefault="00EB7D04" w:rsidP="001979B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5" o:spid="_x0000_s1026" style="position:absolute;margin-left:55.95pt;margin-top:16.5pt;width:522pt;height:803.7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">
                <v:rect id="Rectangle 236"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IMMA&#10;AADbAAAADwAAAGRycy9kb3ducmV2LnhtbESPwW7CQAxE70j8w8pIvcGGHioILCggIfWESsoHWFmT&#10;RGS9IbskoV9fHyr1ZmvGM8/b/ega1VMXas8GlosEFHHhbc2lgev3ab4CFSKyxcYzGXhRgP1uOtli&#10;av3AF+rzWCoJ4ZCigSrGNtU6FBU5DAvfEot2853DKGtXatvhIOGu0e9J8qEd1iwNFbZ0rKi4509n&#10;4B7H/pyV+c9pfT2si69DNjwfmTFvszHbgIo0xn/z3/WnFXyhl19kA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IMMAAADbAAAADwAAAAAAAAAAAAAAAACYAgAAZHJzL2Rv&#10;d25yZXYueG1sUEsFBgAAAAAEAAQA9QAAAIgDAAAAAA==&#10;" filled="f" strokeweight="2pt"/>
                <v:line id="Line 237"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38"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239"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240"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41"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242"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243"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244"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line id="Line 245"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246"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2mc8QAAADbAAAADwAAAGRycy9kb3ducmV2LnhtbESPwW7CMBBE70j9B2sr9Vac9EBpwKCq&#10;BamoB0TKByzxEgfidWQbSPl6XKkSx9HMvNFM571txZl8aBwryIcZCOLK6YZrBduf5fMYRIjIGlvH&#10;pOCXAsxnD4MpFtpdeEPnMtYiQTgUqMDE2BVShsqQxTB0HXHy9s5bjEn6WmqPlwS3rXzJspG02HBa&#10;MNjRh6HqWJ6sgpXffR/za23kjld+0a4/34I9KPX02L9PQETq4z383/7SCl5z+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ZzxAAAANsAAAAPAAAAAAAAAAAA&#10;AAAAAKECAABkcnMvZG93bnJldi54bWxQSwUGAAAAAAQABAD5AAAAkgMAAAAA&#10;" strokeweight="1pt"/>
                <v:rect id="Rectangle 247"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14:paraId="2782FF82" w14:textId="77777777" w:rsidR="00EB7D04" w:rsidRPr="00E54E2E" w:rsidRDefault="00EB7D04" w:rsidP="001979BE">
                        <w:pPr>
                          <w:pStyle w:val="ad"/>
                          <w:jc w:val="center"/>
                          <w:rPr>
                            <w:rFonts w:ascii="Arial" w:hAnsi="Arial" w:cs="Arial"/>
                            <w:sz w:val="18"/>
                          </w:rPr>
                        </w:pPr>
                        <w:r w:rsidRPr="00E54E2E">
                          <w:rPr>
                            <w:rFonts w:ascii="Arial" w:hAnsi="Arial" w:cs="Arial"/>
                            <w:i w:val="0"/>
                            <w:iCs/>
                            <w:sz w:val="18"/>
                          </w:rPr>
                          <w:t>Изм</w:t>
                        </w:r>
                        <w:r w:rsidRPr="00E54E2E">
                          <w:rPr>
                            <w:rFonts w:ascii="Arial" w:hAnsi="Arial" w:cs="Arial"/>
                            <w:sz w:val="18"/>
                          </w:rPr>
                          <w:t>.</w:t>
                        </w:r>
                      </w:p>
                    </w:txbxContent>
                  </v:textbox>
                </v:rect>
                <v:rect id="Rectangle 248"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14:paraId="3C0B7E12" w14:textId="77777777" w:rsidR="00EB7D04" w:rsidRPr="00E54E2E" w:rsidRDefault="00EB7D04" w:rsidP="001979BE">
                        <w:pPr>
                          <w:pStyle w:val="ad"/>
                          <w:jc w:val="center"/>
                          <w:rPr>
                            <w:rFonts w:ascii="Arial" w:hAnsi="Arial" w:cs="Arial"/>
                            <w:sz w:val="18"/>
                          </w:rPr>
                        </w:pPr>
                        <w:r w:rsidRPr="00E54E2E">
                          <w:rPr>
                            <w:rFonts w:ascii="Arial" w:hAnsi="Arial" w:cs="Arial"/>
                            <w:i w:val="0"/>
                            <w:iCs/>
                            <w:sz w:val="18"/>
                          </w:rPr>
                          <w:t>Лист</w:t>
                        </w:r>
                      </w:p>
                    </w:txbxContent>
                  </v:textbox>
                </v:rect>
                <v:rect id="Rectangle 249"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14:paraId="5E1CECDF" w14:textId="77777777" w:rsidR="00EB7D04" w:rsidRPr="00E54E2E" w:rsidRDefault="00EB7D04" w:rsidP="001979BE">
                        <w:pPr>
                          <w:pStyle w:val="ad"/>
                          <w:jc w:val="center"/>
                          <w:rPr>
                            <w:rFonts w:ascii="Arial" w:hAnsi="Arial" w:cs="Arial"/>
                            <w:i w:val="0"/>
                            <w:iCs/>
                            <w:sz w:val="18"/>
                          </w:rPr>
                        </w:pPr>
                        <w:r w:rsidRPr="00E54E2E">
                          <w:rPr>
                            <w:rFonts w:ascii="Arial" w:hAnsi="Arial" w:cs="Arial"/>
                            <w:i w:val="0"/>
                            <w:iCs/>
                            <w:sz w:val="18"/>
                          </w:rPr>
                          <w:t>№ докум.</w:t>
                        </w:r>
                      </w:p>
                    </w:txbxContent>
                  </v:textbox>
                </v:rect>
                <v:rect id="Rectangle 250"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14:paraId="2D10D0D7" w14:textId="77777777" w:rsidR="00EB7D04" w:rsidRPr="00E54E2E" w:rsidRDefault="00EB7D04" w:rsidP="001979BE">
                        <w:pPr>
                          <w:pStyle w:val="ad"/>
                          <w:jc w:val="center"/>
                          <w:rPr>
                            <w:rFonts w:ascii="Arial" w:hAnsi="Arial" w:cs="Arial"/>
                            <w:sz w:val="18"/>
                          </w:rPr>
                        </w:pPr>
                        <w:r w:rsidRPr="00E54E2E">
                          <w:rPr>
                            <w:rFonts w:ascii="Arial" w:hAnsi="Arial" w:cs="Arial"/>
                            <w:i w:val="0"/>
                            <w:iCs/>
                            <w:sz w:val="18"/>
                          </w:rPr>
                          <w:t>Подпись</w:t>
                        </w:r>
                      </w:p>
                    </w:txbxContent>
                  </v:textbox>
                </v:rect>
                <v:rect id="Rectangle 251"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14:paraId="26D6B2B8" w14:textId="77777777" w:rsidR="00EB7D04" w:rsidRPr="00E54E2E" w:rsidRDefault="00EB7D04" w:rsidP="001979BE">
                        <w:pPr>
                          <w:pStyle w:val="ad"/>
                          <w:jc w:val="center"/>
                          <w:rPr>
                            <w:rFonts w:ascii="Arial" w:hAnsi="Arial" w:cs="Arial"/>
                            <w:sz w:val="18"/>
                          </w:rPr>
                        </w:pPr>
                        <w:r w:rsidRPr="00E54E2E">
                          <w:rPr>
                            <w:rFonts w:ascii="Arial" w:hAnsi="Arial" w:cs="Arial"/>
                            <w:i w:val="0"/>
                            <w:iCs/>
                            <w:sz w:val="18"/>
                          </w:rPr>
                          <w:t>Дата</w:t>
                        </w:r>
                      </w:p>
                    </w:txbxContent>
                  </v:textbox>
                </v:rect>
                <v:rect id="Rectangle 252"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14:paraId="41AA04FF" w14:textId="77777777" w:rsidR="00EB7D04" w:rsidRPr="00E54E2E" w:rsidRDefault="00EB7D04" w:rsidP="001979BE">
                        <w:pPr>
                          <w:pStyle w:val="ad"/>
                          <w:jc w:val="center"/>
                          <w:rPr>
                            <w:rFonts w:ascii="Arial" w:hAnsi="Arial" w:cs="Arial"/>
                            <w:i w:val="0"/>
                            <w:iCs/>
                            <w:sz w:val="18"/>
                          </w:rPr>
                        </w:pPr>
                        <w:r w:rsidRPr="00E54E2E">
                          <w:rPr>
                            <w:rFonts w:ascii="Arial" w:hAnsi="Arial" w:cs="Arial"/>
                            <w:i w:val="0"/>
                            <w:iCs/>
                            <w:sz w:val="18"/>
                          </w:rPr>
                          <w:t>Лист</w:t>
                        </w:r>
                      </w:p>
                    </w:txbxContent>
                  </v:textbox>
                </v:rect>
                <v:rect id="Rectangle 253"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14:paraId="1E49A758" w14:textId="60437873" w:rsidR="00EB7D04" w:rsidRPr="004B1488" w:rsidRDefault="00EB7D04" w:rsidP="001979BE">
                        <w:pPr>
                          <w:pStyle w:val="ad"/>
                          <w:jc w:val="center"/>
                          <w:rPr>
                            <w:rFonts w:ascii="Arial" w:hAnsi="Arial" w:cs="Arial"/>
                            <w:sz w:val="24"/>
                            <w:lang w:val="ru-RU"/>
                          </w:rPr>
                        </w:pPr>
                        <w:r w:rsidRPr="004B1488">
                          <w:rPr>
                            <w:rStyle w:val="ae"/>
                            <w:rFonts w:ascii="Arial" w:hAnsi="Arial" w:cs="Arial"/>
                            <w:sz w:val="24"/>
                            <w:szCs w:val="24"/>
                            <w:lang w:val="ru-RU"/>
                          </w:rPr>
                          <w:fldChar w:fldCharType="begin"/>
                        </w:r>
                        <w:r w:rsidRPr="004B1488">
                          <w:rPr>
                            <w:rStyle w:val="ae"/>
                            <w:rFonts w:ascii="Arial" w:hAnsi="Arial" w:cs="Arial"/>
                            <w:sz w:val="24"/>
                            <w:szCs w:val="24"/>
                            <w:lang w:val="ru-RU"/>
                          </w:rPr>
                          <w:instrText xml:space="preserve"> PAGE </w:instrText>
                        </w:r>
                        <w:r w:rsidRPr="004B1488">
                          <w:rPr>
                            <w:rStyle w:val="ae"/>
                            <w:rFonts w:ascii="Arial" w:hAnsi="Arial" w:cs="Arial"/>
                            <w:sz w:val="24"/>
                            <w:szCs w:val="24"/>
                            <w:lang w:val="ru-RU"/>
                          </w:rPr>
                          <w:fldChar w:fldCharType="separate"/>
                        </w:r>
                        <w:r w:rsidR="00283E5E">
                          <w:rPr>
                            <w:rStyle w:val="ae"/>
                            <w:rFonts w:ascii="Arial" w:hAnsi="Arial" w:cs="Arial"/>
                            <w:noProof/>
                            <w:sz w:val="24"/>
                            <w:szCs w:val="24"/>
                            <w:lang w:val="ru-RU"/>
                          </w:rPr>
                          <w:t>5</w:t>
                        </w:r>
                        <w:r w:rsidRPr="004B1488">
                          <w:rPr>
                            <w:rStyle w:val="ae"/>
                            <w:rFonts w:ascii="Arial" w:hAnsi="Arial" w:cs="Arial"/>
                            <w:sz w:val="24"/>
                            <w:szCs w:val="24"/>
                            <w:lang w:val="ru-RU"/>
                          </w:rPr>
                          <w:fldChar w:fldCharType="end"/>
                        </w:r>
                      </w:p>
                    </w:txbxContent>
                  </v:textbox>
                </v:rect>
                <v:rect id="Rectangle 254"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14:paraId="0C95BA3F" w14:textId="37DA25ED" w:rsidR="00EB7D04" w:rsidRPr="00727B9F" w:rsidRDefault="00EB7D04" w:rsidP="00B15366">
                        <w:pPr>
                          <w:pStyle w:val="ad"/>
                          <w:jc w:val="center"/>
                          <w:rPr>
                            <w:rFonts w:ascii="Times New Roman" w:hAnsi="Times New Roman"/>
                            <w:szCs w:val="28"/>
                            <w:lang w:val="ru-RU"/>
                          </w:rPr>
                        </w:pPr>
                        <w:r>
                          <w:rPr>
                            <w:rFonts w:ascii="Times New Roman" w:hAnsi="Times New Roman"/>
                            <w:szCs w:val="28"/>
                            <w:lang w:val="ru-RU"/>
                          </w:rPr>
                          <w:t>УП 02.01.09</w:t>
                        </w:r>
                        <w:r w:rsidRPr="00727B9F">
                          <w:rPr>
                            <w:rFonts w:ascii="Times New Roman" w:hAnsi="Times New Roman"/>
                            <w:szCs w:val="28"/>
                            <w:lang w:val="ru-RU"/>
                          </w:rPr>
                          <w:t>.02.0</w:t>
                        </w:r>
                        <w:r>
                          <w:rPr>
                            <w:rFonts w:ascii="Times New Roman" w:hAnsi="Times New Roman"/>
                            <w:szCs w:val="28"/>
                            <w:lang w:val="ru-RU"/>
                          </w:rPr>
                          <w:t>7</w:t>
                        </w:r>
                        <w:r w:rsidRPr="00727B9F">
                          <w:rPr>
                            <w:rFonts w:ascii="Times New Roman" w:hAnsi="Times New Roman"/>
                            <w:szCs w:val="28"/>
                            <w:lang w:val="ru-RU"/>
                          </w:rPr>
                          <w:t>.</w:t>
                        </w:r>
                        <w:r>
                          <w:rPr>
                            <w:rFonts w:ascii="Times New Roman" w:hAnsi="Times New Roman"/>
                            <w:szCs w:val="28"/>
                            <w:lang w:val="ru-RU"/>
                          </w:rPr>
                          <w:t>19</w:t>
                        </w:r>
                        <w:r w:rsidRPr="00727B9F">
                          <w:rPr>
                            <w:rFonts w:ascii="Times New Roman" w:hAnsi="Times New Roman"/>
                            <w:szCs w:val="28"/>
                            <w:lang w:val="ru-RU"/>
                          </w:rPr>
                          <w:t>.</w:t>
                        </w:r>
                        <w:r w:rsidR="00283E5E">
                          <w:rPr>
                            <w:rFonts w:ascii="Times New Roman" w:hAnsi="Times New Roman"/>
                            <w:szCs w:val="28"/>
                            <w:lang w:val="ru-RU"/>
                          </w:rPr>
                          <w:t>11</w:t>
                        </w:r>
                        <w:r>
                          <w:rPr>
                            <w:rFonts w:ascii="Times New Roman" w:hAnsi="Times New Roman"/>
                            <w:szCs w:val="28"/>
                            <w:lang w:val="ru-RU"/>
                          </w:rPr>
                          <w:t xml:space="preserve"> 000000</w:t>
                        </w:r>
                      </w:p>
                      <w:p w14:paraId="6716A7F9" w14:textId="77777777" w:rsidR="00EB7D04" w:rsidRPr="00727B9F" w:rsidRDefault="00EB7D04" w:rsidP="001979BE">
                        <w:pPr>
                          <w:pStyle w:val="ad"/>
                          <w:jc w:val="center"/>
                          <w:rPr>
                            <w:rFonts w:ascii="Times New Roman" w:hAnsi="Times New Roman"/>
                            <w:szCs w:val="28"/>
                            <w:lang w:val="ru-RU"/>
                          </w:rPr>
                        </w:pPr>
                      </w:p>
                      <w:p w14:paraId="6B36F849" w14:textId="77777777" w:rsidR="00EB7D04" w:rsidRPr="00727B9F" w:rsidRDefault="00EB7D04" w:rsidP="001979BE">
                        <w:pPr>
                          <w:pStyle w:val="ad"/>
                          <w:jc w:val="center"/>
                          <w:rPr>
                            <w:rFonts w:ascii="Times New Roman" w:hAnsi="Times New Roman"/>
                            <w:szCs w:val="28"/>
                            <w:lang w:val="ru-RU"/>
                          </w:rPr>
                        </w:pPr>
                      </w:p>
                      <w:p w14:paraId="36DFF9E3" w14:textId="77777777" w:rsidR="00EB7D04" w:rsidRDefault="00EB7D04" w:rsidP="001979BE">
                        <w:pPr>
                          <w:pStyle w:val="ad"/>
                          <w:jc w:val="center"/>
                          <w:rPr>
                            <w:rFonts w:ascii="Journal" w:hAnsi="Journal"/>
                            <w:i w:val="0"/>
                            <w:iCs/>
                            <w:sz w:val="32"/>
                            <w:lang w:val="ru-RU"/>
                          </w:rPr>
                        </w:pPr>
                      </w:p>
                      <w:p w14:paraId="49824C8F" w14:textId="77777777" w:rsidR="00EB7D04" w:rsidRPr="00E54E2E" w:rsidRDefault="00EB7D04" w:rsidP="001979BE">
                        <w:pPr>
                          <w:pStyle w:val="ad"/>
                          <w:jc w:val="center"/>
                          <w:rPr>
                            <w:rFonts w:ascii="Arial" w:hAnsi="Arial" w:cs="Arial"/>
                            <w:i w:val="0"/>
                            <w:iCs/>
                            <w:sz w:val="32"/>
                            <w:lang w:val="ru-RU"/>
                          </w:rPr>
                        </w:pPr>
                      </w:p>
                      <w:p w14:paraId="26BFF4A6" w14:textId="77777777" w:rsidR="00EB7D04" w:rsidRDefault="00EB7D04" w:rsidP="001979BE">
                        <w:pPr>
                          <w:pStyle w:val="ad"/>
                          <w:jc w:val="center"/>
                          <w:rPr>
                            <w:rFonts w:ascii="Journal" w:hAnsi="Journal"/>
                            <w:i w:val="0"/>
                            <w:iCs/>
                            <w:sz w:val="32"/>
                            <w:lang w:val="ru-RU"/>
                          </w:rPr>
                        </w:pPr>
                      </w:p>
                      <w:p w14:paraId="2D1950F5" w14:textId="77777777" w:rsidR="00EB7D04" w:rsidRDefault="00EB7D04" w:rsidP="001979BE"/>
                    </w:txbxContent>
                  </v:textbox>
                </v:rect>
                <w10:wrap anchorx="page" anchory="page"/>
                <w10:anchorlock/>
              </v:group>
            </w:pict>
          </mc:Fallback>
        </mc:AlternateConten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D31B8" w14:textId="77777777" w:rsidR="00EB7D04" w:rsidRDefault="00EB7D04">
    <w:pPr>
      <w:pStyle w:val="a9"/>
    </w:pPr>
    <w:r>
      <w:rPr>
        <w:noProof/>
        <w:lang w:eastAsia="ru-RU"/>
      </w:rPr>
      <mc:AlternateContent>
        <mc:Choice Requires="wpg">
          <w:drawing>
            <wp:anchor distT="0" distB="0" distL="114300" distR="114300" simplePos="0" relativeHeight="251663360" behindDoc="0" locked="1" layoutInCell="1" allowOverlap="1" wp14:anchorId="2EEDFB26" wp14:editId="7AC89AB9">
              <wp:simplePos x="0" y="0"/>
              <wp:positionH relativeFrom="page">
                <wp:posOffset>737235</wp:posOffset>
              </wp:positionH>
              <wp:positionV relativeFrom="page">
                <wp:posOffset>223520</wp:posOffset>
              </wp:positionV>
              <wp:extent cx="6588760" cy="10189210"/>
              <wp:effectExtent l="0" t="0" r="21590" b="21590"/>
              <wp:wrapNone/>
              <wp:docPr id="32" name="Group 29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588760" cy="10189210"/>
                        <a:chOff x="0" y="0"/>
                        <a:chExt cx="20000" cy="20000"/>
                      </a:xfrm>
                    </wpg:grpSpPr>
                    <wps:wsp>
                      <wps:cNvPr id="33" name="Rectangle 292"/>
                      <wps:cNvSpPr>
                        <a:spLocks noChangeAspect="1"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 name="Line 293"/>
                      <wps:cNvCnPr>
                        <a:cxnSpLocks noChangeAspect="1"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294"/>
                      <wps:cNvCnPr>
                        <a:cxnSpLocks noChangeAspect="1"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295"/>
                      <wps:cNvCnPr>
                        <a:cxnSpLocks noChangeAspect="1"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296"/>
                      <wps:cNvCnPr>
                        <a:cxnSpLocks noChangeAspect="1"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297"/>
                      <wps:cNvCnPr>
                        <a:cxnSpLocks noChangeAspect="1"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298"/>
                      <wps:cNvCnPr>
                        <a:cxnSpLocks noChangeAspect="1"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299"/>
                      <wps:cNvCnPr>
                        <a:cxnSpLocks noChangeAspect="1"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300"/>
                      <wps:cNvCnPr>
                        <a:cxnSpLocks noChangeAspect="1"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301"/>
                      <wps:cNvCnPr>
                        <a:cxnSpLocks noChangeAspect="1"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302"/>
                      <wps:cNvSpPr>
                        <a:spLocks noChangeAspect="1"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72FC2C" w14:textId="77777777" w:rsidR="00EB7D04" w:rsidRDefault="00EB7D04" w:rsidP="007F7A14">
                            <w:pPr>
                              <w:pStyle w:val="ad"/>
                              <w:jc w:val="center"/>
                              <w:rPr>
                                <w:sz w:val="18"/>
                              </w:rPr>
                            </w:pPr>
                            <w:r>
                              <w:rPr>
                                <w:sz w:val="18"/>
                              </w:rPr>
                              <w:t>Изм.</w:t>
                            </w:r>
                          </w:p>
                        </w:txbxContent>
                      </wps:txbx>
                      <wps:bodyPr rot="0" vert="horz" wrap="square" lIns="12700" tIns="12700" rIns="12700" bIns="12700" anchor="t" anchorCtr="0" upright="1">
                        <a:noAutofit/>
                      </wps:bodyPr>
                    </wps:wsp>
                    <wps:wsp>
                      <wps:cNvPr id="44" name="Rectangle 303"/>
                      <wps:cNvSpPr>
                        <a:spLocks noChangeAspect="1"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76FCF6" w14:textId="77777777" w:rsidR="00EB7D04" w:rsidRDefault="00EB7D04" w:rsidP="007F7A14">
                            <w:pPr>
                              <w:pStyle w:val="ad"/>
                              <w:jc w:val="center"/>
                              <w:rPr>
                                <w:sz w:val="18"/>
                              </w:rPr>
                            </w:pPr>
                            <w:r>
                              <w:rPr>
                                <w:sz w:val="18"/>
                              </w:rPr>
                              <w:t>Лист</w:t>
                            </w:r>
                          </w:p>
                        </w:txbxContent>
                      </wps:txbx>
                      <wps:bodyPr rot="0" vert="horz" wrap="square" lIns="12700" tIns="12700" rIns="12700" bIns="12700" anchor="t" anchorCtr="0" upright="1">
                        <a:noAutofit/>
                      </wps:bodyPr>
                    </wps:wsp>
                    <wps:wsp>
                      <wps:cNvPr id="45" name="Rectangle 304"/>
                      <wps:cNvSpPr>
                        <a:spLocks noChangeAspect="1"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02EAC" w14:textId="77777777" w:rsidR="00EB7D04" w:rsidRDefault="00EB7D04" w:rsidP="007F7A14">
                            <w:pPr>
                              <w:pStyle w:val="ad"/>
                              <w:jc w:val="center"/>
                              <w:rPr>
                                <w:sz w:val="18"/>
                              </w:rPr>
                            </w:pPr>
                            <w:r>
                              <w:rPr>
                                <w:sz w:val="18"/>
                              </w:rPr>
                              <w:t>№ докум.</w:t>
                            </w:r>
                          </w:p>
                        </w:txbxContent>
                      </wps:txbx>
                      <wps:bodyPr rot="0" vert="horz" wrap="square" lIns="12700" tIns="12700" rIns="12700" bIns="12700" anchor="t" anchorCtr="0" upright="1">
                        <a:noAutofit/>
                      </wps:bodyPr>
                    </wps:wsp>
                    <wps:wsp>
                      <wps:cNvPr id="46" name="Rectangle 305"/>
                      <wps:cNvSpPr>
                        <a:spLocks noChangeAspect="1"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6D3547" w14:textId="77777777" w:rsidR="00EB7D04" w:rsidRDefault="00EB7D04" w:rsidP="007F7A14">
                            <w:pPr>
                              <w:pStyle w:val="ad"/>
                              <w:jc w:val="center"/>
                              <w:rPr>
                                <w:sz w:val="18"/>
                              </w:rPr>
                            </w:pPr>
                            <w:r>
                              <w:rPr>
                                <w:sz w:val="18"/>
                              </w:rPr>
                              <w:t>Подпись</w:t>
                            </w:r>
                          </w:p>
                        </w:txbxContent>
                      </wps:txbx>
                      <wps:bodyPr rot="0" vert="horz" wrap="square" lIns="12700" tIns="12700" rIns="12700" bIns="12700" anchor="t" anchorCtr="0" upright="1">
                        <a:noAutofit/>
                      </wps:bodyPr>
                    </wps:wsp>
                    <wps:wsp>
                      <wps:cNvPr id="47" name="Rectangle 306"/>
                      <wps:cNvSpPr>
                        <a:spLocks noChangeAspect="1"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12D5EE" w14:textId="77777777" w:rsidR="00EB7D04" w:rsidRDefault="00EB7D04" w:rsidP="007F7A14">
                            <w:pPr>
                              <w:pStyle w:val="ad"/>
                              <w:jc w:val="center"/>
                              <w:rPr>
                                <w:sz w:val="18"/>
                              </w:rPr>
                            </w:pPr>
                            <w:r>
                              <w:rPr>
                                <w:sz w:val="18"/>
                              </w:rPr>
                              <w:t>Дата</w:t>
                            </w:r>
                          </w:p>
                        </w:txbxContent>
                      </wps:txbx>
                      <wps:bodyPr rot="0" vert="horz" wrap="square" lIns="12700" tIns="12700" rIns="12700" bIns="12700" anchor="t" anchorCtr="0" upright="1">
                        <a:noAutofit/>
                      </wps:bodyPr>
                    </wps:wsp>
                    <wps:wsp>
                      <wps:cNvPr id="48" name="Rectangle 307"/>
                      <wps:cNvSpPr>
                        <a:spLocks noChangeAspect="1"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5DB88" w14:textId="77777777" w:rsidR="00EB7D04" w:rsidRDefault="00EB7D04" w:rsidP="007F7A14">
                            <w:pPr>
                              <w:pStyle w:val="ad"/>
                              <w:jc w:val="center"/>
                              <w:rPr>
                                <w:sz w:val="18"/>
                              </w:rPr>
                            </w:pPr>
                            <w:r>
                              <w:rPr>
                                <w:sz w:val="18"/>
                              </w:rPr>
                              <w:t>Лист</w:t>
                            </w:r>
                          </w:p>
                        </w:txbxContent>
                      </wps:txbx>
                      <wps:bodyPr rot="0" vert="horz" wrap="square" lIns="12700" tIns="12700" rIns="12700" bIns="12700" anchor="t" anchorCtr="0" upright="1">
                        <a:noAutofit/>
                      </wps:bodyPr>
                    </wps:wsp>
                    <wps:wsp>
                      <wps:cNvPr id="49" name="Rectangle 308"/>
                      <wps:cNvSpPr>
                        <a:spLocks noChangeAspect="1"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FC6430" w14:textId="77777777" w:rsidR="00EB7D04" w:rsidRPr="00C51103" w:rsidRDefault="00EB7D04" w:rsidP="007F7A14">
                            <w:pPr>
                              <w:pStyle w:val="ad"/>
                              <w:jc w:val="center"/>
                              <w:rPr>
                                <w:sz w:val="20"/>
                                <w:lang w:val="ru-RU"/>
                              </w:rPr>
                            </w:pPr>
                            <w:r>
                              <w:rPr>
                                <w:sz w:val="20"/>
                                <w:lang w:val="ru-RU"/>
                              </w:rPr>
                              <w:t>4</w:t>
                            </w:r>
                          </w:p>
                        </w:txbxContent>
                      </wps:txbx>
                      <wps:bodyPr rot="0" vert="horz" wrap="square" lIns="12700" tIns="12700" rIns="12700" bIns="12700" anchor="t" anchorCtr="0" upright="1">
                        <a:noAutofit/>
                      </wps:bodyPr>
                    </wps:wsp>
                    <wps:wsp>
                      <wps:cNvPr id="50" name="Rectangle 309"/>
                      <wps:cNvSpPr>
                        <a:spLocks noChangeAspect="1"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144311" w14:textId="0D5CA593" w:rsidR="00EB7D04" w:rsidRPr="00727B9F" w:rsidRDefault="00EB7D04" w:rsidP="007F7A14">
                            <w:pPr>
                              <w:pStyle w:val="ad"/>
                              <w:jc w:val="center"/>
                              <w:rPr>
                                <w:rFonts w:ascii="Times New Roman" w:hAnsi="Times New Roman"/>
                                <w:szCs w:val="28"/>
                                <w:lang w:val="ru-RU"/>
                              </w:rPr>
                            </w:pPr>
                            <w:r>
                              <w:rPr>
                                <w:rFonts w:ascii="Times New Roman" w:hAnsi="Times New Roman"/>
                                <w:szCs w:val="28"/>
                                <w:lang w:val="ru-RU"/>
                              </w:rPr>
                              <w:t>УП 02.0</w:t>
                            </w:r>
                            <w:r>
                              <w:rPr>
                                <w:rFonts w:ascii="Times New Roman" w:hAnsi="Times New Roman"/>
                                <w:szCs w:val="28"/>
                                <w:lang w:val="en-US"/>
                              </w:rPr>
                              <w:t xml:space="preserve">1 </w:t>
                            </w:r>
                            <w:r>
                              <w:rPr>
                                <w:rFonts w:ascii="Times New Roman" w:hAnsi="Times New Roman"/>
                                <w:szCs w:val="28"/>
                                <w:lang w:val="ru-RU"/>
                              </w:rPr>
                              <w:t>09</w:t>
                            </w:r>
                            <w:r w:rsidRPr="00727B9F">
                              <w:rPr>
                                <w:rFonts w:ascii="Times New Roman" w:hAnsi="Times New Roman"/>
                                <w:szCs w:val="28"/>
                                <w:lang w:val="ru-RU"/>
                              </w:rPr>
                              <w:t>.02.0</w:t>
                            </w:r>
                            <w:r>
                              <w:rPr>
                                <w:rFonts w:ascii="Times New Roman" w:hAnsi="Times New Roman"/>
                                <w:szCs w:val="28"/>
                                <w:lang w:val="ru-RU"/>
                              </w:rPr>
                              <w:t>7</w:t>
                            </w:r>
                            <w:r w:rsidRPr="00727B9F">
                              <w:rPr>
                                <w:rFonts w:ascii="Times New Roman" w:hAnsi="Times New Roman"/>
                                <w:szCs w:val="28"/>
                                <w:lang w:val="ru-RU"/>
                              </w:rPr>
                              <w:t>.</w:t>
                            </w:r>
                            <w:r>
                              <w:rPr>
                                <w:rFonts w:ascii="Times New Roman" w:hAnsi="Times New Roman"/>
                                <w:szCs w:val="28"/>
                                <w:lang w:val="ru-RU"/>
                              </w:rPr>
                              <w:t>19</w:t>
                            </w:r>
                            <w:r w:rsidRPr="00727B9F">
                              <w:rPr>
                                <w:rFonts w:ascii="Times New Roman" w:hAnsi="Times New Roman"/>
                                <w:szCs w:val="28"/>
                                <w:lang w:val="ru-RU"/>
                              </w:rPr>
                              <w:t>.</w:t>
                            </w:r>
                            <w:r w:rsidR="00283E5E">
                              <w:rPr>
                                <w:rFonts w:ascii="Times New Roman" w:hAnsi="Times New Roman"/>
                                <w:szCs w:val="28"/>
                                <w:lang w:val="ru-RU"/>
                              </w:rPr>
                              <w:t>11</w:t>
                            </w:r>
                            <w:r>
                              <w:rPr>
                                <w:rFonts w:ascii="Times New Roman" w:hAnsi="Times New Roman"/>
                                <w:szCs w:val="28"/>
                                <w:lang w:val="ru-RU"/>
                              </w:rPr>
                              <w:t xml:space="preserve"> 000000</w:t>
                            </w:r>
                          </w:p>
                          <w:p w14:paraId="3C5DDB96" w14:textId="77777777" w:rsidR="00EB7D04" w:rsidRPr="00B02179" w:rsidRDefault="00EB7D04" w:rsidP="007F7A14">
                            <w:pPr>
                              <w:jc w:val="center"/>
                              <w:rPr>
                                <w:i/>
                              </w:rPr>
                            </w:pPr>
                          </w:p>
                        </w:txbxContent>
                      </wps:txbx>
                      <wps:bodyPr rot="0" vert="horz" wrap="square" lIns="12700" tIns="12700" rIns="12700" bIns="12700" anchor="t" anchorCtr="0" upright="1">
                        <a:noAutofit/>
                      </wps:bodyPr>
                    </wps:wsp>
                    <wps:wsp>
                      <wps:cNvPr id="51" name="Line 310"/>
                      <wps:cNvCnPr>
                        <a:cxnSpLocks noChangeAspect="1"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311"/>
                      <wps:cNvCnPr>
                        <a:cxnSpLocks noChangeAspect="1"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312"/>
                      <wps:cNvCnPr>
                        <a:cxnSpLocks noChangeAspect="1"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13"/>
                      <wps:cNvCnPr>
                        <a:cxnSpLocks noChangeAspect="1"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4"/>
                      <wps:cNvCnPr>
                        <a:cxnSpLocks noChangeAspect="1"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6" name="Group 315"/>
                      <wpg:cNvGrpSpPr>
                        <a:grpSpLocks noChangeAspect="1"/>
                      </wpg:cNvGrpSpPr>
                      <wpg:grpSpPr bwMode="auto">
                        <a:xfrm>
                          <a:off x="39" y="18267"/>
                          <a:ext cx="4801" cy="310"/>
                          <a:chOff x="0" y="0"/>
                          <a:chExt cx="19997" cy="20000"/>
                        </a:xfrm>
                      </wpg:grpSpPr>
                      <wps:wsp>
                        <wps:cNvPr id="57" name="Rectangle 316"/>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318C47" w14:textId="77777777" w:rsidR="00EB7D04" w:rsidRDefault="00EB7D04" w:rsidP="007F7A14">
                              <w:pPr>
                                <w:pStyle w:val="ad"/>
                                <w:rPr>
                                  <w:sz w:val="18"/>
                                </w:rPr>
                              </w:pPr>
                              <w:r>
                                <w:rPr>
                                  <w:sz w:val="18"/>
                                </w:rPr>
                                <w:t>Разраб.</w:t>
                              </w:r>
                            </w:p>
                          </w:txbxContent>
                        </wps:txbx>
                        <wps:bodyPr rot="0" vert="horz" wrap="square" lIns="12700" tIns="12700" rIns="12700" bIns="12700" anchor="t" anchorCtr="0" upright="1">
                          <a:noAutofit/>
                        </wps:bodyPr>
                      </wps:wsp>
                      <wps:wsp>
                        <wps:cNvPr id="58" name="Rectangle 317"/>
                        <wps:cNvSpPr>
                          <a:spLocks noChangeAspect="1" noChangeArrowheads="1"/>
                        </wps:cNvSpPr>
                        <wps:spPr bwMode="auto">
                          <a:xfrm>
                            <a:off x="9280" y="0"/>
                            <a:ext cx="10717"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118975" w14:textId="4C544D47" w:rsidR="00EB7D04" w:rsidRPr="00893BC2" w:rsidRDefault="00283E5E" w:rsidP="007F7A14">
                              <w:pPr>
                                <w:pStyle w:val="ad"/>
                                <w:rPr>
                                  <w:sz w:val="20"/>
                                  <w:lang w:val="ru-RU"/>
                                </w:rPr>
                              </w:pPr>
                              <w:r>
                                <w:rPr>
                                  <w:sz w:val="20"/>
                                  <w:lang w:val="ru-RU"/>
                                </w:rPr>
                                <w:t>Логинов М.В</w:t>
                              </w:r>
                              <w:bookmarkStart w:id="10" w:name="_GoBack"/>
                              <w:bookmarkEnd w:id="10"/>
                              <w:r w:rsidR="00EB7D04">
                                <w:rPr>
                                  <w:sz w:val="20"/>
                                  <w:lang w:val="ru-RU"/>
                                </w:rPr>
                                <w:t>.</w:t>
                              </w:r>
                            </w:p>
                          </w:txbxContent>
                        </wps:txbx>
                        <wps:bodyPr rot="0" vert="horz" wrap="square" lIns="12700" tIns="12700" rIns="12700" bIns="12700" anchor="t" anchorCtr="0" upright="1">
                          <a:noAutofit/>
                        </wps:bodyPr>
                      </wps:wsp>
                    </wpg:grpSp>
                    <wpg:grpSp>
                      <wpg:cNvPr id="59" name="Group 318"/>
                      <wpg:cNvGrpSpPr>
                        <a:grpSpLocks noChangeAspect="1"/>
                      </wpg:cNvGrpSpPr>
                      <wpg:grpSpPr bwMode="auto">
                        <a:xfrm>
                          <a:off x="39" y="18614"/>
                          <a:ext cx="4801" cy="309"/>
                          <a:chOff x="0" y="0"/>
                          <a:chExt cx="19999" cy="20000"/>
                        </a:xfrm>
                      </wpg:grpSpPr>
                      <wps:wsp>
                        <wps:cNvPr id="60" name="Rectangle 319"/>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B2DFF8" w14:textId="77777777" w:rsidR="00EB7D04" w:rsidRDefault="00EB7D04" w:rsidP="007F7A14">
                              <w:pPr>
                                <w:pStyle w:val="ad"/>
                                <w:rPr>
                                  <w:sz w:val="18"/>
                                </w:rPr>
                              </w:pPr>
                              <w:r>
                                <w:rPr>
                                  <w:sz w:val="18"/>
                                </w:rPr>
                                <w:t>Провер.</w:t>
                              </w:r>
                            </w:p>
                          </w:txbxContent>
                        </wps:txbx>
                        <wps:bodyPr rot="0" vert="horz" wrap="square" lIns="12700" tIns="12700" rIns="12700" bIns="12700" anchor="t" anchorCtr="0" upright="1">
                          <a:noAutofit/>
                        </wps:bodyPr>
                      </wps:wsp>
                      <wps:wsp>
                        <wps:cNvPr id="61" name="Rectangle 320"/>
                        <wps:cNvSpPr>
                          <a:spLocks noChangeAspect="1"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87430" w14:textId="77777777" w:rsidR="00EB7D04" w:rsidRPr="000621F7" w:rsidRDefault="00EB7D04" w:rsidP="007F7A14">
                              <w:pPr>
                                <w:pStyle w:val="ad"/>
                                <w:rPr>
                                  <w:rFonts w:ascii="Times New Roman" w:hAnsi="Times New Roman"/>
                                  <w:sz w:val="20"/>
                                  <w:szCs w:val="16"/>
                                  <w:lang w:val="ru-RU"/>
                                </w:rPr>
                              </w:pPr>
                              <w:r w:rsidRPr="000621F7">
                                <w:rPr>
                                  <w:rFonts w:ascii="Times New Roman" w:hAnsi="Times New Roman"/>
                                  <w:sz w:val="20"/>
                                  <w:szCs w:val="16"/>
                                  <w:lang w:val="ru-RU"/>
                                </w:rPr>
                                <w:t>Горюнова Е. А.</w:t>
                              </w:r>
                            </w:p>
                            <w:p w14:paraId="4B1E47B4" w14:textId="77777777" w:rsidR="00EB7D04" w:rsidRPr="00DA1DC2" w:rsidRDefault="00EB7D04" w:rsidP="007F7A14">
                              <w:pPr>
                                <w:pStyle w:val="ad"/>
                                <w:rPr>
                                  <w:sz w:val="16"/>
                                  <w:szCs w:val="16"/>
                                  <w:lang w:val="ru-RU"/>
                                </w:rPr>
                              </w:pPr>
                            </w:p>
                          </w:txbxContent>
                        </wps:txbx>
                        <wps:bodyPr rot="0" vert="horz" wrap="square" lIns="12700" tIns="12700" rIns="12700" bIns="12700" anchor="t" anchorCtr="0" upright="1">
                          <a:noAutofit/>
                        </wps:bodyPr>
                      </wps:wsp>
                    </wpg:grpSp>
                    <wpg:grpSp>
                      <wpg:cNvPr id="62" name="Group 321"/>
                      <wpg:cNvGrpSpPr>
                        <a:grpSpLocks noChangeAspect="1"/>
                      </wpg:cNvGrpSpPr>
                      <wpg:grpSpPr bwMode="auto">
                        <a:xfrm>
                          <a:off x="39" y="18969"/>
                          <a:ext cx="4801" cy="309"/>
                          <a:chOff x="0" y="0"/>
                          <a:chExt cx="19999" cy="20000"/>
                        </a:xfrm>
                      </wpg:grpSpPr>
                      <wps:wsp>
                        <wps:cNvPr id="63" name="Rectangle 322"/>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2EEFA" w14:textId="77777777" w:rsidR="00EB7D04" w:rsidRDefault="00EB7D04" w:rsidP="007F7A14">
                              <w:pPr>
                                <w:pStyle w:val="ad"/>
                                <w:rPr>
                                  <w:sz w:val="18"/>
                                </w:rPr>
                              </w:pPr>
                              <w:r>
                                <w:rPr>
                                  <w:sz w:val="18"/>
                                </w:rPr>
                                <w:t>Реценз.</w:t>
                              </w:r>
                            </w:p>
                          </w:txbxContent>
                        </wps:txbx>
                        <wps:bodyPr rot="0" vert="horz" wrap="square" lIns="12700" tIns="12700" rIns="12700" bIns="12700" anchor="t" anchorCtr="0" upright="1">
                          <a:noAutofit/>
                        </wps:bodyPr>
                      </wps:wsp>
                      <wps:wsp>
                        <wps:cNvPr id="68" name="Rectangle 323"/>
                        <wps:cNvSpPr>
                          <a:spLocks noChangeAspect="1"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30BAF5" w14:textId="77777777" w:rsidR="00EB7D04" w:rsidRPr="00A10A8B" w:rsidRDefault="00EB7D04" w:rsidP="007F7A14"/>
                          </w:txbxContent>
                        </wps:txbx>
                        <wps:bodyPr rot="0" vert="horz" wrap="square" lIns="12700" tIns="12700" rIns="12700" bIns="12700" anchor="t" anchorCtr="0" upright="1">
                          <a:noAutofit/>
                        </wps:bodyPr>
                      </wps:wsp>
                    </wpg:grpSp>
                    <wpg:grpSp>
                      <wpg:cNvPr id="69" name="Group 324"/>
                      <wpg:cNvGrpSpPr>
                        <a:grpSpLocks noChangeAspect="1"/>
                      </wpg:cNvGrpSpPr>
                      <wpg:grpSpPr bwMode="auto">
                        <a:xfrm>
                          <a:off x="39" y="19314"/>
                          <a:ext cx="4801" cy="310"/>
                          <a:chOff x="0" y="0"/>
                          <a:chExt cx="19999" cy="20000"/>
                        </a:xfrm>
                      </wpg:grpSpPr>
                      <wps:wsp>
                        <wps:cNvPr id="7" name="Rectangle 325"/>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7F0888" w14:textId="77777777" w:rsidR="00EB7D04" w:rsidRDefault="00EB7D04" w:rsidP="007F7A14">
                              <w:pPr>
                                <w:pStyle w:val="ad"/>
                                <w:rPr>
                                  <w:sz w:val="18"/>
                                </w:rPr>
                              </w:pPr>
                              <w:r>
                                <w:rPr>
                                  <w:sz w:val="18"/>
                                </w:rPr>
                                <w:t>Н. Контр.</w:t>
                              </w:r>
                            </w:p>
                          </w:txbxContent>
                        </wps:txbx>
                        <wps:bodyPr rot="0" vert="horz" wrap="square" lIns="12700" tIns="12700" rIns="12700" bIns="12700" anchor="t" anchorCtr="0" upright="1">
                          <a:noAutofit/>
                        </wps:bodyPr>
                      </wps:wsp>
                      <wps:wsp>
                        <wps:cNvPr id="79" name="Rectangle 326"/>
                        <wps:cNvSpPr>
                          <a:spLocks noChangeAspect="1"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8EA0A" w14:textId="77777777" w:rsidR="00EB7D04" w:rsidRPr="008D72A9" w:rsidRDefault="00EB7D04" w:rsidP="007F7A14">
                              <w:pPr>
                                <w:rPr>
                                  <w:i/>
                                </w:rPr>
                              </w:pPr>
                            </w:p>
                          </w:txbxContent>
                        </wps:txbx>
                        <wps:bodyPr rot="0" vert="horz" wrap="square" lIns="12700" tIns="12700" rIns="12700" bIns="12700" anchor="t" anchorCtr="0" upright="1">
                          <a:noAutofit/>
                        </wps:bodyPr>
                      </wps:wsp>
                    </wpg:grpSp>
                    <wpg:grpSp>
                      <wpg:cNvPr id="80" name="Group 327"/>
                      <wpg:cNvGrpSpPr>
                        <a:grpSpLocks noChangeAspect="1"/>
                      </wpg:cNvGrpSpPr>
                      <wpg:grpSpPr bwMode="auto">
                        <a:xfrm>
                          <a:off x="39" y="19660"/>
                          <a:ext cx="4801" cy="309"/>
                          <a:chOff x="0" y="0"/>
                          <a:chExt cx="19999" cy="20000"/>
                        </a:xfrm>
                      </wpg:grpSpPr>
                      <wps:wsp>
                        <wps:cNvPr id="81" name="Rectangle 328"/>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C27BE8" w14:textId="77777777" w:rsidR="00EB7D04" w:rsidRDefault="00EB7D04" w:rsidP="007F7A14">
                              <w:pPr>
                                <w:pStyle w:val="ad"/>
                                <w:rPr>
                                  <w:sz w:val="18"/>
                                </w:rPr>
                              </w:pPr>
                              <w:r>
                                <w:rPr>
                                  <w:sz w:val="18"/>
                                </w:rPr>
                                <w:t>Утверд.</w:t>
                              </w:r>
                            </w:p>
                          </w:txbxContent>
                        </wps:txbx>
                        <wps:bodyPr rot="0" vert="horz" wrap="square" lIns="12700" tIns="12700" rIns="12700" bIns="12700" anchor="t" anchorCtr="0" upright="1">
                          <a:noAutofit/>
                        </wps:bodyPr>
                      </wps:wsp>
                      <wps:wsp>
                        <wps:cNvPr id="82" name="Rectangle 329"/>
                        <wps:cNvSpPr>
                          <a:spLocks noChangeAspect="1"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E3D782" w14:textId="77777777" w:rsidR="00EB7D04" w:rsidRPr="00A10A8B" w:rsidRDefault="00EB7D04" w:rsidP="007F7A14"/>
                          </w:txbxContent>
                        </wps:txbx>
                        <wps:bodyPr rot="0" vert="horz" wrap="square" lIns="12700" tIns="12700" rIns="12700" bIns="12700" anchor="t" anchorCtr="0" upright="1">
                          <a:noAutofit/>
                        </wps:bodyPr>
                      </wps:wsp>
                    </wpg:grpSp>
                    <wps:wsp>
                      <wps:cNvPr id="83" name="Line 330"/>
                      <wps:cNvCnPr>
                        <a:cxnSpLocks noChangeAspect="1"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Rectangle 331"/>
                      <wps:cNvSpPr>
                        <a:spLocks noChangeAspect="1"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3C1728" w14:textId="77777777" w:rsidR="00EB7D04" w:rsidRPr="007401A9" w:rsidRDefault="00EB7D04" w:rsidP="007401A9">
                            <w:pPr>
                              <w:jc w:val="center"/>
                              <w:rPr>
                                <w:rFonts w:ascii="Times New Roman" w:hAnsi="Times New Roman" w:cs="Times New Roman"/>
                                <w:sz w:val="28"/>
                                <w:szCs w:val="28"/>
                              </w:rPr>
                            </w:pPr>
                            <w:r w:rsidRPr="007401A9">
                              <w:rPr>
                                <w:rFonts w:ascii="Times New Roman" w:hAnsi="Times New Roman" w:cs="Times New Roman"/>
                                <w:sz w:val="28"/>
                                <w:szCs w:val="28"/>
                              </w:rPr>
                              <w:t>Отчет по практике</w:t>
                            </w:r>
                          </w:p>
                        </w:txbxContent>
                      </wps:txbx>
                      <wps:bodyPr rot="0" vert="horz" wrap="square" lIns="12700" tIns="12700" rIns="12700" bIns="12700" anchor="t" anchorCtr="0" upright="1">
                        <a:noAutofit/>
                      </wps:bodyPr>
                    </wps:wsp>
                    <wps:wsp>
                      <wps:cNvPr id="85" name="Line 332"/>
                      <wps:cNvCnPr>
                        <a:cxnSpLocks noChangeAspect="1"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333"/>
                      <wps:cNvCnPr>
                        <a:cxnSpLocks noChangeAspect="1"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334"/>
                      <wps:cNvCnPr>
                        <a:cxnSpLocks noChangeAspect="1"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Rectangle 335"/>
                      <wps:cNvSpPr>
                        <a:spLocks noChangeAspect="1"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542569" w14:textId="77777777" w:rsidR="00EB7D04" w:rsidRDefault="00EB7D04" w:rsidP="007F7A14">
                            <w:pPr>
                              <w:pStyle w:val="ad"/>
                              <w:jc w:val="center"/>
                              <w:rPr>
                                <w:sz w:val="18"/>
                              </w:rPr>
                            </w:pPr>
                            <w:r>
                              <w:rPr>
                                <w:sz w:val="18"/>
                              </w:rPr>
                              <w:t>Лит.</w:t>
                            </w:r>
                          </w:p>
                        </w:txbxContent>
                      </wps:txbx>
                      <wps:bodyPr rot="0" vert="horz" wrap="square" lIns="12700" tIns="12700" rIns="12700" bIns="12700" anchor="t" anchorCtr="0" upright="1">
                        <a:noAutofit/>
                      </wps:bodyPr>
                    </wps:wsp>
                    <wps:wsp>
                      <wps:cNvPr id="89" name="Rectangle 336"/>
                      <wps:cNvSpPr>
                        <a:spLocks noChangeAspect="1"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C7A93D" w14:textId="77777777" w:rsidR="00EB7D04" w:rsidRDefault="00EB7D04" w:rsidP="007F7A14">
                            <w:pPr>
                              <w:pStyle w:val="ad"/>
                              <w:jc w:val="center"/>
                              <w:rPr>
                                <w:sz w:val="18"/>
                              </w:rPr>
                            </w:pPr>
                            <w:r>
                              <w:rPr>
                                <w:sz w:val="18"/>
                              </w:rPr>
                              <w:t>Листов</w:t>
                            </w:r>
                          </w:p>
                        </w:txbxContent>
                      </wps:txbx>
                      <wps:bodyPr rot="0" vert="horz" wrap="square" lIns="12700" tIns="12700" rIns="12700" bIns="12700" anchor="t" anchorCtr="0" upright="1">
                        <a:noAutofit/>
                      </wps:bodyPr>
                    </wps:wsp>
                    <wps:wsp>
                      <wps:cNvPr id="90" name="Rectangle 337"/>
                      <wps:cNvSpPr>
                        <a:spLocks noChangeAspect="1"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8E22FC" w14:textId="42141380" w:rsidR="00EB7D04" w:rsidRPr="00B61955" w:rsidRDefault="00361522" w:rsidP="007F7A14">
                            <w:pPr>
                              <w:pStyle w:val="ad"/>
                              <w:jc w:val="center"/>
                              <w:rPr>
                                <w:sz w:val="20"/>
                                <w:lang w:val="ru-RU"/>
                              </w:rPr>
                            </w:pPr>
                            <w:r>
                              <w:rPr>
                                <w:sz w:val="20"/>
                                <w:lang w:val="ru-RU"/>
                              </w:rPr>
                              <w:t>42</w:t>
                            </w:r>
                          </w:p>
                        </w:txbxContent>
                      </wps:txbx>
                      <wps:bodyPr rot="0" vert="horz" wrap="square" lIns="12700" tIns="12700" rIns="12700" bIns="12700" anchor="t" anchorCtr="0" upright="1">
                        <a:noAutofit/>
                      </wps:bodyPr>
                    </wps:wsp>
                    <wps:wsp>
                      <wps:cNvPr id="91" name="Line 338"/>
                      <wps:cNvCnPr>
                        <a:cxnSpLocks noChangeAspect="1"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339"/>
                      <wps:cNvCnPr>
                        <a:cxnSpLocks noChangeAspect="1"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Rectangle 340"/>
                      <wps:cNvSpPr>
                        <a:spLocks noChangeAspect="1"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5D0FB4" w14:textId="77777777" w:rsidR="00EB7D04" w:rsidRPr="00C51103" w:rsidRDefault="00EB7D04" w:rsidP="007F7A14">
                            <w:pPr>
                              <w:pStyle w:val="ad"/>
                              <w:jc w:val="center"/>
                              <w:rPr>
                                <w:rFonts w:ascii="Journal" w:hAnsi="Journal"/>
                                <w:sz w:val="24"/>
                                <w:lang w:val="ru-RU"/>
                              </w:rPr>
                            </w:pPr>
                            <w:r>
                              <w:rPr>
                                <w:rFonts w:ascii="Journal" w:hAnsi="Journal"/>
                                <w:sz w:val="24"/>
                                <w:lang w:val="ru-RU"/>
                              </w:rPr>
                              <w:t>ГБПОУ КМК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1" o:spid="_x0000_s1046" style="position:absolute;margin-left:58.05pt;margin-top:17.6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">
              <o:lock v:ext="edit" aspectratio="t"/>
              <v:rect id="Rectangle 29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KN8QA&#10;AADbAAAADwAAAGRycy9kb3ducmV2LnhtbESPzWrDMBCE74W8g9hAbrWcB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VyjfEAAAA2wAAAA8AAAAAAAAAAAAAAAAAmAIAAGRycy9k&#10;b3ducmV2LnhtbFBLBQYAAAAABAAEAPUAAACJAwAAAAA=&#10;" filled="f" strokeweight="2pt">
                <o:lock v:ext="edit" aspectratio="t"/>
              </v:rect>
              <v:line id="Line 29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o:lock v:ext="edit" aspectratio="t"/>
              </v:line>
              <v:line id="Line 29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o:lock v:ext="edit" aspectratio="t"/>
              </v:line>
              <v:line id="Line 29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o:lock v:ext="edit" aspectratio="t"/>
              </v:line>
              <v:line id="Line 29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o:lock v:ext="edit" aspectratio="t"/>
              </v:line>
              <v:line id="Line 29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o:lock v:ext="edit" aspectratio="t"/>
              </v:line>
              <v:line id="Line 29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o:lock v:ext="edit" aspectratio="t"/>
              </v:line>
              <v:line id="Line 29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o:lock v:ext="edit" aspectratio="t"/>
              </v:line>
              <v:line id="Line 30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o:lock v:ext="edit" aspectratio="t"/>
              </v:line>
              <v:line id="Line 30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o:lock v:ext="edit" aspectratio="t"/>
              </v:line>
              <v:rect id="Rectangle 30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o:lock v:ext="edit" aspectratio="t"/>
                <v:textbox inset="1pt,1pt,1pt,1pt">
                  <w:txbxContent>
                    <w:p w14:paraId="1F72FC2C" w14:textId="77777777" w:rsidR="00EB7D04" w:rsidRDefault="00EB7D04" w:rsidP="007F7A14">
                      <w:pPr>
                        <w:pStyle w:val="ad"/>
                        <w:jc w:val="center"/>
                        <w:rPr>
                          <w:sz w:val="18"/>
                        </w:rPr>
                      </w:pPr>
                      <w:r>
                        <w:rPr>
                          <w:sz w:val="18"/>
                        </w:rPr>
                        <w:t>Изм.</w:t>
                      </w:r>
                    </w:p>
                  </w:txbxContent>
                </v:textbox>
              </v:rect>
              <v:rect id="Rectangle 30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o:lock v:ext="edit" aspectratio="t"/>
                <v:textbox inset="1pt,1pt,1pt,1pt">
                  <w:txbxContent>
                    <w:p w14:paraId="6776FCF6" w14:textId="77777777" w:rsidR="00EB7D04" w:rsidRDefault="00EB7D04" w:rsidP="007F7A14">
                      <w:pPr>
                        <w:pStyle w:val="ad"/>
                        <w:jc w:val="center"/>
                        <w:rPr>
                          <w:sz w:val="18"/>
                        </w:rPr>
                      </w:pPr>
                      <w:r>
                        <w:rPr>
                          <w:sz w:val="18"/>
                        </w:rPr>
                        <w:t>Лист</w:t>
                      </w:r>
                    </w:p>
                  </w:txbxContent>
                </v:textbox>
              </v:rect>
              <v:rect id="Rectangle 30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o:lock v:ext="edit" aspectratio="t"/>
                <v:textbox inset="1pt,1pt,1pt,1pt">
                  <w:txbxContent>
                    <w:p w14:paraId="76C02EAC" w14:textId="77777777" w:rsidR="00EB7D04" w:rsidRDefault="00EB7D04" w:rsidP="007F7A14">
                      <w:pPr>
                        <w:pStyle w:val="ad"/>
                        <w:jc w:val="center"/>
                        <w:rPr>
                          <w:sz w:val="18"/>
                        </w:rPr>
                      </w:pPr>
                      <w:r>
                        <w:rPr>
                          <w:sz w:val="18"/>
                        </w:rPr>
                        <w:t>№ докум.</w:t>
                      </w:r>
                    </w:p>
                  </w:txbxContent>
                </v:textbox>
              </v:rect>
              <v:rect id="Rectangle 30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o:lock v:ext="edit" aspectratio="t"/>
                <v:textbox inset="1pt,1pt,1pt,1pt">
                  <w:txbxContent>
                    <w:p w14:paraId="286D3547" w14:textId="77777777" w:rsidR="00EB7D04" w:rsidRDefault="00EB7D04" w:rsidP="007F7A14">
                      <w:pPr>
                        <w:pStyle w:val="ad"/>
                        <w:jc w:val="center"/>
                        <w:rPr>
                          <w:sz w:val="18"/>
                        </w:rPr>
                      </w:pPr>
                      <w:r>
                        <w:rPr>
                          <w:sz w:val="18"/>
                        </w:rPr>
                        <w:t>Подпись</w:t>
                      </w:r>
                    </w:p>
                  </w:txbxContent>
                </v:textbox>
              </v:rect>
              <v:rect id="Rectangle 30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o:lock v:ext="edit" aspectratio="t"/>
                <v:textbox inset="1pt,1pt,1pt,1pt">
                  <w:txbxContent>
                    <w:p w14:paraId="5612D5EE" w14:textId="77777777" w:rsidR="00EB7D04" w:rsidRDefault="00EB7D04" w:rsidP="007F7A14">
                      <w:pPr>
                        <w:pStyle w:val="ad"/>
                        <w:jc w:val="center"/>
                        <w:rPr>
                          <w:sz w:val="18"/>
                        </w:rPr>
                      </w:pPr>
                      <w:r>
                        <w:rPr>
                          <w:sz w:val="18"/>
                        </w:rPr>
                        <w:t>Дата</w:t>
                      </w:r>
                    </w:p>
                  </w:txbxContent>
                </v:textbox>
              </v:rect>
              <v:rect id="Rectangle 30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o:lock v:ext="edit" aspectratio="t"/>
                <v:textbox inset="1pt,1pt,1pt,1pt">
                  <w:txbxContent>
                    <w:p w14:paraId="18D5DB88" w14:textId="77777777" w:rsidR="00EB7D04" w:rsidRDefault="00EB7D04" w:rsidP="007F7A14">
                      <w:pPr>
                        <w:pStyle w:val="ad"/>
                        <w:jc w:val="center"/>
                        <w:rPr>
                          <w:sz w:val="18"/>
                        </w:rPr>
                      </w:pPr>
                      <w:r>
                        <w:rPr>
                          <w:sz w:val="18"/>
                        </w:rPr>
                        <w:t>Лист</w:t>
                      </w:r>
                    </w:p>
                  </w:txbxContent>
                </v:textbox>
              </v:rect>
              <v:rect id="Rectangle 308"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o:lock v:ext="edit" aspectratio="t"/>
                <v:textbox inset="1pt,1pt,1pt,1pt">
                  <w:txbxContent>
                    <w:p w14:paraId="26FC6430" w14:textId="77777777" w:rsidR="00EB7D04" w:rsidRPr="00C51103" w:rsidRDefault="00EB7D04" w:rsidP="007F7A14">
                      <w:pPr>
                        <w:pStyle w:val="ad"/>
                        <w:jc w:val="center"/>
                        <w:rPr>
                          <w:sz w:val="20"/>
                          <w:lang w:val="ru-RU"/>
                        </w:rPr>
                      </w:pPr>
                      <w:r>
                        <w:rPr>
                          <w:sz w:val="20"/>
                          <w:lang w:val="ru-RU"/>
                        </w:rPr>
                        <w:t>4</w:t>
                      </w:r>
                    </w:p>
                  </w:txbxContent>
                </v:textbox>
              </v:rect>
              <v:rect id="Rectangle 309"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o:lock v:ext="edit" aspectratio="t"/>
                <v:textbox inset="1pt,1pt,1pt,1pt">
                  <w:txbxContent>
                    <w:p w14:paraId="78144311" w14:textId="0D5CA593" w:rsidR="00EB7D04" w:rsidRPr="00727B9F" w:rsidRDefault="00EB7D04" w:rsidP="007F7A14">
                      <w:pPr>
                        <w:pStyle w:val="ad"/>
                        <w:jc w:val="center"/>
                        <w:rPr>
                          <w:rFonts w:ascii="Times New Roman" w:hAnsi="Times New Roman"/>
                          <w:szCs w:val="28"/>
                          <w:lang w:val="ru-RU"/>
                        </w:rPr>
                      </w:pPr>
                      <w:r>
                        <w:rPr>
                          <w:rFonts w:ascii="Times New Roman" w:hAnsi="Times New Roman"/>
                          <w:szCs w:val="28"/>
                          <w:lang w:val="ru-RU"/>
                        </w:rPr>
                        <w:t>УП 02.0</w:t>
                      </w:r>
                      <w:r>
                        <w:rPr>
                          <w:rFonts w:ascii="Times New Roman" w:hAnsi="Times New Roman"/>
                          <w:szCs w:val="28"/>
                          <w:lang w:val="en-US"/>
                        </w:rPr>
                        <w:t xml:space="preserve">1 </w:t>
                      </w:r>
                      <w:r>
                        <w:rPr>
                          <w:rFonts w:ascii="Times New Roman" w:hAnsi="Times New Roman"/>
                          <w:szCs w:val="28"/>
                          <w:lang w:val="ru-RU"/>
                        </w:rPr>
                        <w:t>09</w:t>
                      </w:r>
                      <w:r w:rsidRPr="00727B9F">
                        <w:rPr>
                          <w:rFonts w:ascii="Times New Roman" w:hAnsi="Times New Roman"/>
                          <w:szCs w:val="28"/>
                          <w:lang w:val="ru-RU"/>
                        </w:rPr>
                        <w:t>.02.0</w:t>
                      </w:r>
                      <w:r>
                        <w:rPr>
                          <w:rFonts w:ascii="Times New Roman" w:hAnsi="Times New Roman"/>
                          <w:szCs w:val="28"/>
                          <w:lang w:val="ru-RU"/>
                        </w:rPr>
                        <w:t>7</w:t>
                      </w:r>
                      <w:r w:rsidRPr="00727B9F">
                        <w:rPr>
                          <w:rFonts w:ascii="Times New Roman" w:hAnsi="Times New Roman"/>
                          <w:szCs w:val="28"/>
                          <w:lang w:val="ru-RU"/>
                        </w:rPr>
                        <w:t>.</w:t>
                      </w:r>
                      <w:r>
                        <w:rPr>
                          <w:rFonts w:ascii="Times New Roman" w:hAnsi="Times New Roman"/>
                          <w:szCs w:val="28"/>
                          <w:lang w:val="ru-RU"/>
                        </w:rPr>
                        <w:t>19</w:t>
                      </w:r>
                      <w:r w:rsidRPr="00727B9F">
                        <w:rPr>
                          <w:rFonts w:ascii="Times New Roman" w:hAnsi="Times New Roman"/>
                          <w:szCs w:val="28"/>
                          <w:lang w:val="ru-RU"/>
                        </w:rPr>
                        <w:t>.</w:t>
                      </w:r>
                      <w:r w:rsidR="00283E5E">
                        <w:rPr>
                          <w:rFonts w:ascii="Times New Roman" w:hAnsi="Times New Roman"/>
                          <w:szCs w:val="28"/>
                          <w:lang w:val="ru-RU"/>
                        </w:rPr>
                        <w:t>11</w:t>
                      </w:r>
                      <w:r>
                        <w:rPr>
                          <w:rFonts w:ascii="Times New Roman" w:hAnsi="Times New Roman"/>
                          <w:szCs w:val="28"/>
                          <w:lang w:val="ru-RU"/>
                        </w:rPr>
                        <w:t xml:space="preserve"> 000000</w:t>
                      </w:r>
                    </w:p>
                    <w:p w14:paraId="3C5DDB96" w14:textId="77777777" w:rsidR="00EB7D04" w:rsidRPr="00B02179" w:rsidRDefault="00EB7D04" w:rsidP="007F7A14">
                      <w:pPr>
                        <w:jc w:val="center"/>
                        <w:rPr>
                          <w:i/>
                        </w:rPr>
                      </w:pPr>
                    </w:p>
                  </w:txbxContent>
                </v:textbox>
              </v:rect>
              <v:line id="Line 31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o:lock v:ext="edit" aspectratio="t"/>
              </v:line>
              <v:line id="Line 31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o:lock v:ext="edit" aspectratio="t"/>
              </v:line>
              <v:line id="Line 31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8MAAADbAAAADwAAAGRycy9kb3ducmV2LnhtbESP0WoCMRRE3wv+Q7gF3zRrp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wf/DAAAA2wAAAA8AAAAAAAAAAAAA&#10;AAAAoQIAAGRycy9kb3ducmV2LnhtbFBLBQYAAAAABAAEAPkAAACRAwAAAAA=&#10;" strokeweight="1pt">
                <o:lock v:ext="edit" aspectratio="t"/>
              </v:line>
              <v:line id="Line 31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Zi8MAAADbAAAADwAAAGRycy9kb3ducmV2LnhtbESP0WoCMRRE3wv+Q7gF3zRrs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PWYvDAAAA2wAAAA8AAAAAAAAAAAAA&#10;AAAAoQIAAGRycy9kb3ducmV2LnhtbFBLBQYAAAAABAAEAPkAAACRAwAAAAA=&#10;" strokeweight="1pt">
                <o:lock v:ext="edit" aspectratio="t"/>
              </v:line>
              <v:line id="Line 31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o:lock v:ext="edit" aspectratio="t"/>
              </v:line>
              <v:group id="Group 315" o:spid="_x0000_s1070" style="position:absolute;left:39;top:18267;width:4801;height:310" coordsize="1999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o:lock v:ext="edit" aspectratio="t"/>
                <v:rect id="Rectangle 31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o:lock v:ext="edit" aspectratio="t"/>
                  <v:textbox inset="1pt,1pt,1pt,1pt">
                    <w:txbxContent>
                      <w:p w14:paraId="4A318C47" w14:textId="77777777" w:rsidR="00EB7D04" w:rsidRDefault="00EB7D04" w:rsidP="007F7A14">
                        <w:pPr>
                          <w:pStyle w:val="ad"/>
                          <w:rPr>
                            <w:sz w:val="18"/>
                          </w:rPr>
                        </w:pPr>
                        <w:r>
                          <w:rPr>
                            <w:sz w:val="18"/>
                          </w:rPr>
                          <w:t>Разраб.</w:t>
                        </w:r>
                      </w:p>
                    </w:txbxContent>
                  </v:textbox>
                </v:rect>
                <v:rect id="Rectangle 317" o:spid="_x0000_s1072" style="position:absolute;left:9280;width:1071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o:lock v:ext="edit" aspectratio="t"/>
                  <v:textbox inset="1pt,1pt,1pt,1pt">
                    <w:txbxContent>
                      <w:p w14:paraId="36118975" w14:textId="4C544D47" w:rsidR="00EB7D04" w:rsidRPr="00893BC2" w:rsidRDefault="00283E5E" w:rsidP="007F7A14">
                        <w:pPr>
                          <w:pStyle w:val="ad"/>
                          <w:rPr>
                            <w:sz w:val="20"/>
                            <w:lang w:val="ru-RU"/>
                          </w:rPr>
                        </w:pPr>
                        <w:r>
                          <w:rPr>
                            <w:sz w:val="20"/>
                            <w:lang w:val="ru-RU"/>
                          </w:rPr>
                          <w:t>Логинов М.В</w:t>
                        </w:r>
                        <w:bookmarkStart w:id="11" w:name="_GoBack"/>
                        <w:bookmarkEnd w:id="11"/>
                        <w:r w:rsidR="00EB7D04">
                          <w:rPr>
                            <w:sz w:val="20"/>
                            <w:lang w:val="ru-RU"/>
                          </w:rPr>
                          <w:t>.</w:t>
                        </w:r>
                      </w:p>
                    </w:txbxContent>
                  </v:textbox>
                </v:rect>
              </v:group>
              <v:group id="Group 31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o:lock v:ext="edit" aspectratio="t"/>
                <v:rect id="Rectangle 31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o:lock v:ext="edit" aspectratio="t"/>
                  <v:textbox inset="1pt,1pt,1pt,1pt">
                    <w:txbxContent>
                      <w:p w14:paraId="15B2DFF8" w14:textId="77777777" w:rsidR="00EB7D04" w:rsidRDefault="00EB7D04" w:rsidP="007F7A14">
                        <w:pPr>
                          <w:pStyle w:val="ad"/>
                          <w:rPr>
                            <w:sz w:val="18"/>
                          </w:rPr>
                        </w:pPr>
                        <w:r>
                          <w:rPr>
                            <w:sz w:val="18"/>
                          </w:rPr>
                          <w:t>Провер.</w:t>
                        </w:r>
                      </w:p>
                    </w:txbxContent>
                  </v:textbox>
                </v:rect>
                <v:rect id="Rectangle 32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o:lock v:ext="edit" aspectratio="t"/>
                  <v:textbox inset="1pt,1pt,1pt,1pt">
                    <w:txbxContent>
                      <w:p w14:paraId="5EC87430" w14:textId="77777777" w:rsidR="00EB7D04" w:rsidRPr="000621F7" w:rsidRDefault="00EB7D04" w:rsidP="007F7A14">
                        <w:pPr>
                          <w:pStyle w:val="ad"/>
                          <w:rPr>
                            <w:rFonts w:ascii="Times New Roman" w:hAnsi="Times New Roman"/>
                            <w:sz w:val="20"/>
                            <w:szCs w:val="16"/>
                            <w:lang w:val="ru-RU"/>
                          </w:rPr>
                        </w:pPr>
                        <w:r w:rsidRPr="000621F7">
                          <w:rPr>
                            <w:rFonts w:ascii="Times New Roman" w:hAnsi="Times New Roman"/>
                            <w:sz w:val="20"/>
                            <w:szCs w:val="16"/>
                            <w:lang w:val="ru-RU"/>
                          </w:rPr>
                          <w:t>Горюнова Е. А.</w:t>
                        </w:r>
                      </w:p>
                      <w:p w14:paraId="4B1E47B4" w14:textId="77777777" w:rsidR="00EB7D04" w:rsidRPr="00DA1DC2" w:rsidRDefault="00EB7D04" w:rsidP="007F7A14">
                        <w:pPr>
                          <w:pStyle w:val="ad"/>
                          <w:rPr>
                            <w:sz w:val="16"/>
                            <w:szCs w:val="16"/>
                            <w:lang w:val="ru-RU"/>
                          </w:rPr>
                        </w:pPr>
                      </w:p>
                    </w:txbxContent>
                  </v:textbox>
                </v:rect>
              </v:group>
              <v:group id="Group 32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o:lock v:ext="edit" aspectratio="t"/>
                <v:rect id="Rectangle 32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o:lock v:ext="edit" aspectratio="t"/>
                  <v:textbox inset="1pt,1pt,1pt,1pt">
                    <w:txbxContent>
                      <w:p w14:paraId="3012EEFA" w14:textId="77777777" w:rsidR="00EB7D04" w:rsidRDefault="00EB7D04" w:rsidP="007F7A14">
                        <w:pPr>
                          <w:pStyle w:val="ad"/>
                          <w:rPr>
                            <w:sz w:val="18"/>
                          </w:rPr>
                        </w:pPr>
                        <w:r>
                          <w:rPr>
                            <w:sz w:val="18"/>
                          </w:rPr>
                          <w:t>Реценз.</w:t>
                        </w:r>
                      </w:p>
                    </w:txbxContent>
                  </v:textbox>
                </v:rect>
                <v:rect id="Rectangle 32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o:lock v:ext="edit" aspectratio="t"/>
                  <v:textbox inset="1pt,1pt,1pt,1pt">
                    <w:txbxContent>
                      <w:p w14:paraId="3E30BAF5" w14:textId="77777777" w:rsidR="00EB7D04" w:rsidRPr="00A10A8B" w:rsidRDefault="00EB7D04" w:rsidP="007F7A14"/>
                    </w:txbxContent>
                  </v:textbox>
                </v:rect>
              </v:group>
              <v:group id="Group 32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o:lock v:ext="edit" aspectratio="t"/>
                <v:rect id="Rectangle 32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kw8EA&#10;AADaAAAADwAAAGRycy9kb3ducmV2LnhtbESPQWvCQBSE7wX/w/KE3ppNpaQ2ZpUgCL02VvD4yL4m&#10;sdm3cXc16b/vCoLHYWa+YYrNZHpxJec7ywpekxQEcW11x42C7/3uZQnCB2SNvWVS8EceNuvZU4G5&#10;tiN/0bUKjYgQ9jkqaEMYcil93ZJBn9iBOHo/1hkMUbpGaodjhJteLtI0kwY7jgstDrRtqf6tLkZB&#10;WZ6mw7n6wJ2Xy9Rl+k035VGp5/lUrkAEmsIjfG9/agXvcLsSb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LZMPBAAAA2gAAAA8AAAAAAAAAAAAAAAAAmAIAAGRycy9kb3du&#10;cmV2LnhtbFBLBQYAAAAABAAEAPUAAACGAwAAAAA=&#10;" filled="f" stroked="f" strokeweight=".25pt">
                  <o:lock v:ext="edit" aspectratio="t"/>
                  <v:textbox inset="1pt,1pt,1pt,1pt">
                    <w:txbxContent>
                      <w:p w14:paraId="687F0888" w14:textId="77777777" w:rsidR="00EB7D04" w:rsidRDefault="00EB7D04" w:rsidP="007F7A14">
                        <w:pPr>
                          <w:pStyle w:val="ad"/>
                          <w:rPr>
                            <w:sz w:val="18"/>
                          </w:rPr>
                        </w:pPr>
                        <w:r>
                          <w:rPr>
                            <w:sz w:val="18"/>
                          </w:rPr>
                          <w:t>Н. Контр.</w:t>
                        </w:r>
                      </w:p>
                    </w:txbxContent>
                  </v:textbox>
                </v:rect>
                <v:rect id="Rectangle 32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o:lock v:ext="edit" aspectratio="t"/>
                  <v:textbox inset="1pt,1pt,1pt,1pt">
                    <w:txbxContent>
                      <w:p w14:paraId="32E8EA0A" w14:textId="77777777" w:rsidR="00EB7D04" w:rsidRPr="008D72A9" w:rsidRDefault="00EB7D04" w:rsidP="007F7A14">
                        <w:pPr>
                          <w:rPr>
                            <w:i/>
                          </w:rPr>
                        </w:pPr>
                      </w:p>
                    </w:txbxContent>
                  </v:textbox>
                </v:rect>
              </v:group>
              <v:group id="Group 32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o:lock v:ext="edit" aspectratio="t"/>
                <v:rect id="Rectangle 32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o:lock v:ext="edit" aspectratio="t"/>
                  <v:textbox inset="1pt,1pt,1pt,1pt">
                    <w:txbxContent>
                      <w:p w14:paraId="14C27BE8" w14:textId="77777777" w:rsidR="00EB7D04" w:rsidRDefault="00EB7D04" w:rsidP="007F7A14">
                        <w:pPr>
                          <w:pStyle w:val="ad"/>
                          <w:rPr>
                            <w:sz w:val="18"/>
                          </w:rPr>
                        </w:pPr>
                        <w:r>
                          <w:rPr>
                            <w:sz w:val="18"/>
                          </w:rPr>
                          <w:t>Утверд.</w:t>
                        </w:r>
                      </w:p>
                    </w:txbxContent>
                  </v:textbox>
                </v:rect>
                <v:rect id="Rectangle 32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o:lock v:ext="edit" aspectratio="t"/>
                  <v:textbox inset="1pt,1pt,1pt,1pt">
                    <w:txbxContent>
                      <w:p w14:paraId="2FE3D782" w14:textId="77777777" w:rsidR="00EB7D04" w:rsidRPr="00A10A8B" w:rsidRDefault="00EB7D04" w:rsidP="007F7A14"/>
                    </w:txbxContent>
                  </v:textbox>
                </v:rect>
              </v:group>
              <v:line id="Line 33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o:lock v:ext="edit" aspectratio="t"/>
              </v:line>
              <v:rect id="Rectangle 33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o:lock v:ext="edit" aspectratio="t"/>
                <v:textbox inset="1pt,1pt,1pt,1pt">
                  <w:txbxContent>
                    <w:p w14:paraId="7A3C1728" w14:textId="77777777" w:rsidR="00EB7D04" w:rsidRPr="007401A9" w:rsidRDefault="00EB7D04" w:rsidP="007401A9">
                      <w:pPr>
                        <w:jc w:val="center"/>
                        <w:rPr>
                          <w:rFonts w:ascii="Times New Roman" w:hAnsi="Times New Roman" w:cs="Times New Roman"/>
                          <w:sz w:val="28"/>
                          <w:szCs w:val="28"/>
                        </w:rPr>
                      </w:pPr>
                      <w:r w:rsidRPr="007401A9">
                        <w:rPr>
                          <w:rFonts w:ascii="Times New Roman" w:hAnsi="Times New Roman" w:cs="Times New Roman"/>
                          <w:sz w:val="28"/>
                          <w:szCs w:val="28"/>
                        </w:rPr>
                        <w:t>Отчет по практике</w:t>
                      </w:r>
                    </w:p>
                  </w:txbxContent>
                </v:textbox>
              </v:rect>
              <v:line id="Line 33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o:lock v:ext="edit" aspectratio="t"/>
              </v:line>
              <v:line id="Line 33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o:lock v:ext="edit" aspectratio="t"/>
              </v:line>
              <v:line id="Line 33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o:lock v:ext="edit" aspectratio="t"/>
              </v:line>
              <v:rect id="Rectangle 33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o:lock v:ext="edit" aspectratio="t"/>
                <v:textbox inset="1pt,1pt,1pt,1pt">
                  <w:txbxContent>
                    <w:p w14:paraId="40542569" w14:textId="77777777" w:rsidR="00EB7D04" w:rsidRDefault="00EB7D04" w:rsidP="007F7A14">
                      <w:pPr>
                        <w:pStyle w:val="ad"/>
                        <w:jc w:val="center"/>
                        <w:rPr>
                          <w:sz w:val="18"/>
                        </w:rPr>
                      </w:pPr>
                      <w:r>
                        <w:rPr>
                          <w:sz w:val="18"/>
                        </w:rPr>
                        <w:t>Лит.</w:t>
                      </w:r>
                    </w:p>
                  </w:txbxContent>
                </v:textbox>
              </v:rect>
              <v:rect id="Rectangle 33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o:lock v:ext="edit" aspectratio="t"/>
                <v:textbox inset="1pt,1pt,1pt,1pt">
                  <w:txbxContent>
                    <w:p w14:paraId="6BC7A93D" w14:textId="77777777" w:rsidR="00EB7D04" w:rsidRDefault="00EB7D04" w:rsidP="007F7A14">
                      <w:pPr>
                        <w:pStyle w:val="ad"/>
                        <w:jc w:val="center"/>
                        <w:rPr>
                          <w:sz w:val="18"/>
                        </w:rPr>
                      </w:pPr>
                      <w:r>
                        <w:rPr>
                          <w:sz w:val="18"/>
                        </w:rPr>
                        <w:t>Листов</w:t>
                      </w:r>
                    </w:p>
                  </w:txbxContent>
                </v:textbox>
              </v:rect>
              <v:rect id="Rectangle 33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o:lock v:ext="edit" aspectratio="t"/>
                <v:textbox inset="1pt,1pt,1pt,1pt">
                  <w:txbxContent>
                    <w:p w14:paraId="578E22FC" w14:textId="42141380" w:rsidR="00EB7D04" w:rsidRPr="00B61955" w:rsidRDefault="00361522" w:rsidP="007F7A14">
                      <w:pPr>
                        <w:pStyle w:val="ad"/>
                        <w:jc w:val="center"/>
                        <w:rPr>
                          <w:sz w:val="20"/>
                          <w:lang w:val="ru-RU"/>
                        </w:rPr>
                      </w:pPr>
                      <w:r>
                        <w:rPr>
                          <w:sz w:val="20"/>
                          <w:lang w:val="ru-RU"/>
                        </w:rPr>
                        <w:t>42</w:t>
                      </w:r>
                    </w:p>
                  </w:txbxContent>
                </v:textbox>
              </v:rect>
              <v:line id="Line 33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AicQAAADbAAAADwAAAGRycy9kb3ducmV2LnhtbESPwW7CMBBE75X6D9ZW4lac9FBBiINQ&#10;W6QiDlVpP2CJlzgQryPbQODrcaVKHEcz80ZTzgfbiRP50DpWkI8zEMS10y03Cn5/ls8TECEia+wc&#10;k4ILBZhXjw8lFtqd+ZtOm9iIBOFQoAITY19IGWpDFsPY9cTJ2zlvMSbpG6k9nhPcdvIly16lxZbT&#10;gsGe3gzVh83RKlj57fqQXxsjt7zyH93X+zTYvVKjp2ExAxFpiPfwf/tTK5jm8Pcl/QB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UCJxAAAANsAAAAPAAAAAAAAAAAA&#10;AAAAAKECAABkcnMvZG93bnJldi54bWxQSwUGAAAAAAQABAD5AAAAkgMAAAAA&#10;" strokeweight="1pt">
                <o:lock v:ext="edit" aspectratio="t"/>
              </v:line>
              <v:line id="Line 33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e/sQAAADbAAAADwAAAGRycy9kb3ducmV2LnhtbESPzW7CMBCE70h9B2sr9UYcOFSQ4kRV&#10;f6SiHhDQB1jiJQ7E68h2Ie3TYyQkjqOZ+UazqAbbiRP50DpWMMlyEMS10y03Cn62n+MZiBCRNXaO&#10;ScEfBajKh9ECC+3OvKbTJjYiQTgUqMDE2BdShtqQxZC5njh5e+ctxiR9I7XHc4LbTk7z/FlabDkt&#10;GOzpzVB93PxaBUu/+z5O/hsjd7z0H93qfR7sQamnx+H1BUSkId7Dt/aXVjCfwv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97+xAAAANsAAAAPAAAAAAAAAAAA&#10;AAAAAKECAABkcnMvZG93bnJldi54bWxQSwUGAAAAAAQABAD5AAAAkgMAAAAA&#10;" strokeweight="1pt">
                <o:lock v:ext="edit" aspectratio="t"/>
              </v:line>
              <v:rect id="Rectangle 34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o:lock v:ext="edit" aspectratio="t"/>
                <v:textbox inset="1pt,1pt,1pt,1pt">
                  <w:txbxContent>
                    <w:p w14:paraId="0A5D0FB4" w14:textId="77777777" w:rsidR="00EB7D04" w:rsidRPr="00C51103" w:rsidRDefault="00EB7D04" w:rsidP="007F7A14">
                      <w:pPr>
                        <w:pStyle w:val="ad"/>
                        <w:jc w:val="center"/>
                        <w:rPr>
                          <w:rFonts w:ascii="Journal" w:hAnsi="Journal"/>
                          <w:sz w:val="24"/>
                          <w:lang w:val="ru-RU"/>
                        </w:rPr>
                      </w:pPr>
                      <w:r>
                        <w:rPr>
                          <w:rFonts w:ascii="Journal" w:hAnsi="Journal"/>
                          <w:sz w:val="24"/>
                          <w:lang w:val="ru-RU"/>
                        </w:rPr>
                        <w:t>ГБПОУ КМК</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suff w:val="nothing"/>
      <w:lvlText w:val=""/>
      <w:lvlJc w:val="left"/>
      <w:pPr>
        <w:tabs>
          <w:tab w:val="num" w:pos="0"/>
        </w:tabs>
        <w:ind w:left="0" w:firstLine="0"/>
      </w:pPr>
      <w:rPr>
        <w:rFonts w:ascii="Symbol" w:hAnsi="Symbol" w:cs="OpenSymbol"/>
        <w:caps w:val="0"/>
        <w:smallCaps w:val="0"/>
        <w:color w:val="000000"/>
        <w:spacing w:val="0"/>
        <w:kern w:val="2"/>
        <w:sz w:val="28"/>
        <w:szCs w:val="28"/>
        <w:shd w:val="clear" w:color="auto" w:fill="FFFFFF"/>
        <w:lang w:val="en-US" w:eastAsia="ru-RU" w:bidi="hi-IN"/>
      </w:rPr>
    </w:lvl>
    <w:lvl w:ilvl="1">
      <w:start w:val="1"/>
      <w:numFmt w:val="bullet"/>
      <w:lvlText w:val=""/>
      <w:lvlJc w:val="left"/>
      <w:pPr>
        <w:tabs>
          <w:tab w:val="num" w:pos="1414"/>
        </w:tabs>
        <w:ind w:left="1414" w:hanging="283"/>
      </w:pPr>
      <w:rPr>
        <w:rFonts w:ascii="Symbol" w:hAnsi="Symbol" w:cs="OpenSymbol"/>
        <w:caps w:val="0"/>
        <w:smallCaps w:val="0"/>
        <w:color w:val="000000"/>
        <w:spacing w:val="0"/>
        <w:kern w:val="2"/>
        <w:sz w:val="28"/>
        <w:szCs w:val="28"/>
        <w:shd w:val="clear" w:color="auto" w:fill="FFFFFF"/>
        <w:lang w:val="en-US" w:eastAsia="ru-RU" w:bidi="hi-IN"/>
      </w:rPr>
    </w:lvl>
    <w:lvl w:ilvl="2">
      <w:start w:val="1"/>
      <w:numFmt w:val="bullet"/>
      <w:lvlText w:val=""/>
      <w:lvlJc w:val="left"/>
      <w:pPr>
        <w:tabs>
          <w:tab w:val="num" w:pos="2121"/>
        </w:tabs>
        <w:ind w:left="2121" w:hanging="283"/>
      </w:pPr>
      <w:rPr>
        <w:rFonts w:ascii="Symbol" w:hAnsi="Symbol" w:cs="OpenSymbol"/>
        <w:caps w:val="0"/>
        <w:smallCaps w:val="0"/>
        <w:color w:val="000000"/>
        <w:spacing w:val="0"/>
        <w:kern w:val="2"/>
        <w:sz w:val="28"/>
        <w:szCs w:val="28"/>
        <w:shd w:val="clear" w:color="auto" w:fill="FFFFFF"/>
        <w:lang w:val="en-US" w:eastAsia="ru-RU" w:bidi="hi-IN"/>
      </w:rPr>
    </w:lvl>
    <w:lvl w:ilvl="3">
      <w:start w:val="1"/>
      <w:numFmt w:val="bullet"/>
      <w:lvlText w:val=""/>
      <w:lvlJc w:val="left"/>
      <w:pPr>
        <w:tabs>
          <w:tab w:val="num" w:pos="2828"/>
        </w:tabs>
        <w:ind w:left="2828" w:hanging="283"/>
      </w:pPr>
      <w:rPr>
        <w:rFonts w:ascii="Symbol" w:hAnsi="Symbol" w:cs="OpenSymbol"/>
        <w:caps w:val="0"/>
        <w:smallCaps w:val="0"/>
        <w:color w:val="000000"/>
        <w:spacing w:val="0"/>
        <w:kern w:val="2"/>
        <w:sz w:val="28"/>
        <w:szCs w:val="28"/>
        <w:shd w:val="clear" w:color="auto" w:fill="FFFFFF"/>
        <w:lang w:val="en-US" w:eastAsia="ru-RU" w:bidi="hi-IN"/>
      </w:rPr>
    </w:lvl>
    <w:lvl w:ilvl="4">
      <w:start w:val="1"/>
      <w:numFmt w:val="bullet"/>
      <w:lvlText w:val=""/>
      <w:lvlJc w:val="left"/>
      <w:pPr>
        <w:tabs>
          <w:tab w:val="num" w:pos="3535"/>
        </w:tabs>
        <w:ind w:left="3535" w:hanging="283"/>
      </w:pPr>
      <w:rPr>
        <w:rFonts w:ascii="Symbol" w:hAnsi="Symbol" w:cs="OpenSymbol"/>
        <w:caps w:val="0"/>
        <w:smallCaps w:val="0"/>
        <w:color w:val="000000"/>
        <w:spacing w:val="0"/>
        <w:kern w:val="2"/>
        <w:sz w:val="28"/>
        <w:szCs w:val="28"/>
        <w:shd w:val="clear" w:color="auto" w:fill="FFFFFF"/>
        <w:lang w:val="en-US" w:eastAsia="ru-RU" w:bidi="hi-IN"/>
      </w:rPr>
    </w:lvl>
    <w:lvl w:ilvl="5">
      <w:start w:val="1"/>
      <w:numFmt w:val="bullet"/>
      <w:lvlText w:val=""/>
      <w:lvlJc w:val="left"/>
      <w:pPr>
        <w:tabs>
          <w:tab w:val="num" w:pos="4242"/>
        </w:tabs>
        <w:ind w:left="4242" w:hanging="283"/>
      </w:pPr>
      <w:rPr>
        <w:rFonts w:ascii="Symbol" w:hAnsi="Symbol" w:cs="OpenSymbol"/>
        <w:caps w:val="0"/>
        <w:smallCaps w:val="0"/>
        <w:color w:val="000000"/>
        <w:spacing w:val="0"/>
        <w:kern w:val="2"/>
        <w:sz w:val="28"/>
        <w:szCs w:val="28"/>
        <w:shd w:val="clear" w:color="auto" w:fill="FFFFFF"/>
        <w:lang w:val="en-US" w:eastAsia="ru-RU" w:bidi="hi-IN"/>
      </w:rPr>
    </w:lvl>
    <w:lvl w:ilvl="6">
      <w:start w:val="1"/>
      <w:numFmt w:val="bullet"/>
      <w:lvlText w:val=""/>
      <w:lvlJc w:val="left"/>
      <w:pPr>
        <w:tabs>
          <w:tab w:val="num" w:pos="4949"/>
        </w:tabs>
        <w:ind w:left="4949" w:hanging="283"/>
      </w:pPr>
      <w:rPr>
        <w:rFonts w:ascii="Symbol" w:hAnsi="Symbol" w:cs="OpenSymbol"/>
        <w:caps w:val="0"/>
        <w:smallCaps w:val="0"/>
        <w:color w:val="000000"/>
        <w:spacing w:val="0"/>
        <w:kern w:val="2"/>
        <w:sz w:val="28"/>
        <w:szCs w:val="28"/>
        <w:shd w:val="clear" w:color="auto" w:fill="FFFFFF"/>
        <w:lang w:val="en-US" w:eastAsia="ru-RU" w:bidi="hi-IN"/>
      </w:rPr>
    </w:lvl>
    <w:lvl w:ilvl="7">
      <w:start w:val="1"/>
      <w:numFmt w:val="bullet"/>
      <w:lvlText w:val=""/>
      <w:lvlJc w:val="left"/>
      <w:pPr>
        <w:tabs>
          <w:tab w:val="num" w:pos="5656"/>
        </w:tabs>
        <w:ind w:left="5656" w:hanging="283"/>
      </w:pPr>
      <w:rPr>
        <w:rFonts w:ascii="Symbol" w:hAnsi="Symbol" w:cs="OpenSymbol"/>
        <w:caps w:val="0"/>
        <w:smallCaps w:val="0"/>
        <w:color w:val="000000"/>
        <w:spacing w:val="0"/>
        <w:kern w:val="2"/>
        <w:sz w:val="28"/>
        <w:szCs w:val="28"/>
        <w:shd w:val="clear" w:color="auto" w:fill="FFFFFF"/>
        <w:lang w:val="en-US" w:eastAsia="ru-RU" w:bidi="hi-IN"/>
      </w:rPr>
    </w:lvl>
    <w:lvl w:ilvl="8">
      <w:start w:val="1"/>
      <w:numFmt w:val="bullet"/>
      <w:lvlText w:val=""/>
      <w:lvlJc w:val="left"/>
      <w:pPr>
        <w:tabs>
          <w:tab w:val="num" w:pos="6363"/>
        </w:tabs>
        <w:ind w:left="6363" w:hanging="283"/>
      </w:pPr>
      <w:rPr>
        <w:rFonts w:ascii="Symbol" w:hAnsi="Symbol" w:cs="OpenSymbol"/>
        <w:caps w:val="0"/>
        <w:smallCaps w:val="0"/>
        <w:color w:val="000000"/>
        <w:spacing w:val="0"/>
        <w:kern w:val="2"/>
        <w:sz w:val="28"/>
        <w:szCs w:val="28"/>
        <w:shd w:val="clear" w:color="auto" w:fill="FFFFFF"/>
        <w:lang w:val="en-US" w:eastAsia="ru-RU" w:bidi="hi-IN"/>
      </w:rPr>
    </w:lvl>
  </w:abstractNum>
  <w:abstractNum w:abstractNumId="1">
    <w:nsid w:val="0C8D240C"/>
    <w:multiLevelType w:val="hybridMultilevel"/>
    <w:tmpl w:val="261E98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230520E1"/>
    <w:multiLevelType w:val="multilevel"/>
    <w:tmpl w:val="246C9232"/>
    <w:lvl w:ilvl="0">
      <w:start w:val="1"/>
      <w:numFmt w:val="bullet"/>
      <w:lvlText w:val=""/>
      <w:lvlJc w:val="left"/>
      <w:pPr>
        <w:tabs>
          <w:tab w:val="num" w:pos="0"/>
        </w:tabs>
        <w:ind w:left="2149" w:hanging="360"/>
      </w:pPr>
      <w:rPr>
        <w:rFonts w:ascii="Symbol" w:hAnsi="Symbol" w:cs="Symbol" w:hint="default"/>
      </w:rPr>
    </w:lvl>
    <w:lvl w:ilvl="1">
      <w:start w:val="1"/>
      <w:numFmt w:val="bullet"/>
      <w:lvlText w:val="o"/>
      <w:lvlJc w:val="left"/>
      <w:pPr>
        <w:tabs>
          <w:tab w:val="num" w:pos="0"/>
        </w:tabs>
        <w:ind w:left="2869" w:hanging="360"/>
      </w:pPr>
      <w:rPr>
        <w:rFonts w:ascii="Courier New" w:hAnsi="Courier New" w:cs="Courier New" w:hint="default"/>
      </w:rPr>
    </w:lvl>
    <w:lvl w:ilvl="2">
      <w:start w:val="1"/>
      <w:numFmt w:val="bullet"/>
      <w:lvlText w:val=""/>
      <w:lvlJc w:val="left"/>
      <w:pPr>
        <w:tabs>
          <w:tab w:val="num" w:pos="0"/>
        </w:tabs>
        <w:ind w:left="3589" w:hanging="360"/>
      </w:pPr>
      <w:rPr>
        <w:rFonts w:ascii="Wingdings" w:hAnsi="Wingdings" w:cs="Wingdings" w:hint="default"/>
      </w:rPr>
    </w:lvl>
    <w:lvl w:ilvl="3">
      <w:start w:val="1"/>
      <w:numFmt w:val="bullet"/>
      <w:lvlText w:val=""/>
      <w:lvlJc w:val="left"/>
      <w:pPr>
        <w:tabs>
          <w:tab w:val="num" w:pos="0"/>
        </w:tabs>
        <w:ind w:left="4309" w:hanging="360"/>
      </w:pPr>
      <w:rPr>
        <w:rFonts w:ascii="Symbol" w:hAnsi="Symbol" w:cs="Symbol" w:hint="default"/>
      </w:rPr>
    </w:lvl>
    <w:lvl w:ilvl="4">
      <w:start w:val="1"/>
      <w:numFmt w:val="bullet"/>
      <w:lvlText w:val="o"/>
      <w:lvlJc w:val="left"/>
      <w:pPr>
        <w:tabs>
          <w:tab w:val="num" w:pos="0"/>
        </w:tabs>
        <w:ind w:left="5029" w:hanging="360"/>
      </w:pPr>
      <w:rPr>
        <w:rFonts w:ascii="Courier New" w:hAnsi="Courier New" w:cs="Courier New" w:hint="default"/>
      </w:rPr>
    </w:lvl>
    <w:lvl w:ilvl="5">
      <w:start w:val="1"/>
      <w:numFmt w:val="bullet"/>
      <w:lvlText w:val=""/>
      <w:lvlJc w:val="left"/>
      <w:pPr>
        <w:tabs>
          <w:tab w:val="num" w:pos="0"/>
        </w:tabs>
        <w:ind w:left="5749" w:hanging="360"/>
      </w:pPr>
      <w:rPr>
        <w:rFonts w:ascii="Wingdings" w:hAnsi="Wingdings" w:cs="Wingdings" w:hint="default"/>
      </w:rPr>
    </w:lvl>
    <w:lvl w:ilvl="6">
      <w:start w:val="1"/>
      <w:numFmt w:val="bullet"/>
      <w:lvlText w:val=""/>
      <w:lvlJc w:val="left"/>
      <w:pPr>
        <w:tabs>
          <w:tab w:val="num" w:pos="0"/>
        </w:tabs>
        <w:ind w:left="6469" w:hanging="360"/>
      </w:pPr>
      <w:rPr>
        <w:rFonts w:ascii="Symbol" w:hAnsi="Symbol" w:cs="Symbol" w:hint="default"/>
      </w:rPr>
    </w:lvl>
    <w:lvl w:ilvl="7">
      <w:start w:val="1"/>
      <w:numFmt w:val="bullet"/>
      <w:lvlText w:val="o"/>
      <w:lvlJc w:val="left"/>
      <w:pPr>
        <w:tabs>
          <w:tab w:val="num" w:pos="0"/>
        </w:tabs>
        <w:ind w:left="7189" w:hanging="360"/>
      </w:pPr>
      <w:rPr>
        <w:rFonts w:ascii="Courier New" w:hAnsi="Courier New" w:cs="Courier New" w:hint="default"/>
      </w:rPr>
    </w:lvl>
    <w:lvl w:ilvl="8">
      <w:start w:val="1"/>
      <w:numFmt w:val="bullet"/>
      <w:lvlText w:val=""/>
      <w:lvlJc w:val="left"/>
      <w:pPr>
        <w:tabs>
          <w:tab w:val="num" w:pos="0"/>
        </w:tabs>
        <w:ind w:left="7909" w:hanging="360"/>
      </w:pPr>
      <w:rPr>
        <w:rFonts w:ascii="Wingdings" w:hAnsi="Wingdings" w:cs="Wingdings" w:hint="default"/>
      </w:rPr>
    </w:lvl>
  </w:abstractNum>
  <w:abstractNum w:abstractNumId="3">
    <w:nsid w:val="2484071F"/>
    <w:multiLevelType w:val="hybridMultilevel"/>
    <w:tmpl w:val="3BE6573A"/>
    <w:lvl w:ilvl="0" w:tplc="675836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B615102"/>
    <w:multiLevelType w:val="multilevel"/>
    <w:tmpl w:val="1F8C8822"/>
    <w:lvl w:ilvl="0">
      <w:start w:val="1"/>
      <w:numFmt w:val="decimal"/>
      <w:lvlText w:val="%1."/>
      <w:lvlJc w:val="left"/>
      <w:pPr>
        <w:tabs>
          <w:tab w:val="num" w:pos="0"/>
        </w:tabs>
        <w:ind w:left="435" w:hanging="360"/>
      </w:pPr>
    </w:lvl>
    <w:lvl w:ilvl="1">
      <w:start w:val="1"/>
      <w:numFmt w:val="decimal"/>
      <w:lvlText w:val="%1.%2"/>
      <w:lvlJc w:val="left"/>
      <w:pPr>
        <w:tabs>
          <w:tab w:val="num" w:pos="0"/>
        </w:tabs>
        <w:ind w:left="495" w:hanging="420"/>
      </w:pPr>
    </w:lvl>
    <w:lvl w:ilvl="2">
      <w:start w:val="1"/>
      <w:numFmt w:val="decimal"/>
      <w:lvlText w:val="%1.%2.%3"/>
      <w:lvlJc w:val="left"/>
      <w:pPr>
        <w:tabs>
          <w:tab w:val="num" w:pos="0"/>
        </w:tabs>
        <w:ind w:left="795" w:hanging="720"/>
      </w:pPr>
    </w:lvl>
    <w:lvl w:ilvl="3">
      <w:start w:val="1"/>
      <w:numFmt w:val="decimal"/>
      <w:lvlText w:val="%1.%2.%3.%4"/>
      <w:lvlJc w:val="left"/>
      <w:pPr>
        <w:tabs>
          <w:tab w:val="num" w:pos="0"/>
        </w:tabs>
        <w:ind w:left="1155" w:hanging="1080"/>
      </w:pPr>
    </w:lvl>
    <w:lvl w:ilvl="4">
      <w:start w:val="1"/>
      <w:numFmt w:val="decimal"/>
      <w:lvlText w:val="%1.%2.%3.%4.%5"/>
      <w:lvlJc w:val="left"/>
      <w:pPr>
        <w:tabs>
          <w:tab w:val="num" w:pos="0"/>
        </w:tabs>
        <w:ind w:left="1155" w:hanging="1080"/>
      </w:pPr>
    </w:lvl>
    <w:lvl w:ilvl="5">
      <w:start w:val="1"/>
      <w:numFmt w:val="decimal"/>
      <w:lvlText w:val="%1.%2.%3.%4.%5.%6"/>
      <w:lvlJc w:val="left"/>
      <w:pPr>
        <w:tabs>
          <w:tab w:val="num" w:pos="0"/>
        </w:tabs>
        <w:ind w:left="1515" w:hanging="1440"/>
      </w:pPr>
    </w:lvl>
    <w:lvl w:ilvl="6">
      <w:start w:val="1"/>
      <w:numFmt w:val="decimal"/>
      <w:lvlText w:val="%1.%2.%3.%4.%5.%6.%7"/>
      <w:lvlJc w:val="left"/>
      <w:pPr>
        <w:tabs>
          <w:tab w:val="num" w:pos="0"/>
        </w:tabs>
        <w:ind w:left="1515" w:hanging="1440"/>
      </w:pPr>
    </w:lvl>
    <w:lvl w:ilvl="7">
      <w:start w:val="1"/>
      <w:numFmt w:val="decimal"/>
      <w:lvlText w:val="%1.%2.%3.%4.%5.%6.%7.%8"/>
      <w:lvlJc w:val="left"/>
      <w:pPr>
        <w:tabs>
          <w:tab w:val="num" w:pos="0"/>
        </w:tabs>
        <w:ind w:left="1875" w:hanging="1800"/>
      </w:pPr>
    </w:lvl>
    <w:lvl w:ilvl="8">
      <w:start w:val="1"/>
      <w:numFmt w:val="decimal"/>
      <w:lvlText w:val="%1.%2.%3.%4.%5.%6.%7.%8.%9"/>
      <w:lvlJc w:val="left"/>
      <w:pPr>
        <w:tabs>
          <w:tab w:val="num" w:pos="0"/>
        </w:tabs>
        <w:ind w:left="2235" w:hanging="2160"/>
      </w:pPr>
    </w:lvl>
  </w:abstractNum>
  <w:abstractNum w:abstractNumId="5">
    <w:nsid w:val="30707DC5"/>
    <w:multiLevelType w:val="hybridMultilevel"/>
    <w:tmpl w:val="9A1A59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1821151"/>
    <w:multiLevelType w:val="multilevel"/>
    <w:tmpl w:val="00ECADC2"/>
    <w:lvl w:ilvl="0">
      <w:start w:val="1"/>
      <w:numFmt w:val="decimal"/>
      <w:lvlText w:val="%1."/>
      <w:lvlJc w:val="left"/>
      <w:pPr>
        <w:tabs>
          <w:tab w:val="num" w:pos="0"/>
        </w:tabs>
        <w:ind w:left="928" w:hanging="360"/>
      </w:pPr>
    </w:lvl>
    <w:lvl w:ilvl="1">
      <w:start w:val="1"/>
      <w:numFmt w:val="lowerLetter"/>
      <w:lvlText w:val="%2."/>
      <w:lvlJc w:val="left"/>
      <w:pPr>
        <w:tabs>
          <w:tab w:val="num" w:pos="0"/>
        </w:tabs>
        <w:ind w:left="1648" w:hanging="360"/>
      </w:pPr>
    </w:lvl>
    <w:lvl w:ilvl="2">
      <w:start w:val="1"/>
      <w:numFmt w:val="lowerRoman"/>
      <w:lvlText w:val="%3."/>
      <w:lvlJc w:val="right"/>
      <w:pPr>
        <w:tabs>
          <w:tab w:val="num" w:pos="0"/>
        </w:tabs>
        <w:ind w:left="2368" w:hanging="180"/>
      </w:pPr>
    </w:lvl>
    <w:lvl w:ilvl="3">
      <w:start w:val="1"/>
      <w:numFmt w:val="decimal"/>
      <w:lvlText w:val="%4."/>
      <w:lvlJc w:val="left"/>
      <w:pPr>
        <w:tabs>
          <w:tab w:val="num" w:pos="0"/>
        </w:tabs>
        <w:ind w:left="3088" w:hanging="360"/>
      </w:pPr>
    </w:lvl>
    <w:lvl w:ilvl="4">
      <w:start w:val="1"/>
      <w:numFmt w:val="lowerLetter"/>
      <w:lvlText w:val="%5."/>
      <w:lvlJc w:val="left"/>
      <w:pPr>
        <w:tabs>
          <w:tab w:val="num" w:pos="0"/>
        </w:tabs>
        <w:ind w:left="3808" w:hanging="360"/>
      </w:pPr>
    </w:lvl>
    <w:lvl w:ilvl="5">
      <w:start w:val="1"/>
      <w:numFmt w:val="lowerRoman"/>
      <w:lvlText w:val="%6."/>
      <w:lvlJc w:val="right"/>
      <w:pPr>
        <w:tabs>
          <w:tab w:val="num" w:pos="0"/>
        </w:tabs>
        <w:ind w:left="4528" w:hanging="180"/>
      </w:pPr>
    </w:lvl>
    <w:lvl w:ilvl="6">
      <w:start w:val="1"/>
      <w:numFmt w:val="decimal"/>
      <w:lvlText w:val="%7."/>
      <w:lvlJc w:val="left"/>
      <w:pPr>
        <w:tabs>
          <w:tab w:val="num" w:pos="0"/>
        </w:tabs>
        <w:ind w:left="5248" w:hanging="360"/>
      </w:pPr>
    </w:lvl>
    <w:lvl w:ilvl="7">
      <w:start w:val="1"/>
      <w:numFmt w:val="lowerLetter"/>
      <w:lvlText w:val="%8."/>
      <w:lvlJc w:val="left"/>
      <w:pPr>
        <w:tabs>
          <w:tab w:val="num" w:pos="0"/>
        </w:tabs>
        <w:ind w:left="5968" w:hanging="360"/>
      </w:pPr>
    </w:lvl>
    <w:lvl w:ilvl="8">
      <w:start w:val="1"/>
      <w:numFmt w:val="lowerRoman"/>
      <w:lvlText w:val="%9."/>
      <w:lvlJc w:val="right"/>
      <w:pPr>
        <w:tabs>
          <w:tab w:val="num" w:pos="0"/>
        </w:tabs>
        <w:ind w:left="6688" w:hanging="180"/>
      </w:pPr>
    </w:lvl>
  </w:abstractNum>
  <w:abstractNum w:abstractNumId="7">
    <w:nsid w:val="31B11F73"/>
    <w:multiLevelType w:val="multilevel"/>
    <w:tmpl w:val="8186971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385261D4"/>
    <w:multiLevelType w:val="hybridMultilevel"/>
    <w:tmpl w:val="7A9AC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E6B4EE4"/>
    <w:multiLevelType w:val="hybridMultilevel"/>
    <w:tmpl w:val="85F8ED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54A7A31"/>
    <w:multiLevelType w:val="multilevel"/>
    <w:tmpl w:val="DDA47602"/>
    <w:lvl w:ilvl="0">
      <w:start w:val="1"/>
      <w:numFmt w:val="decimal"/>
      <w:lvlText w:val="%1."/>
      <w:lvlJc w:val="left"/>
      <w:pPr>
        <w:tabs>
          <w:tab w:val="num" w:pos="0"/>
        </w:tabs>
        <w:ind w:left="928" w:hanging="360"/>
      </w:pPr>
    </w:lvl>
    <w:lvl w:ilvl="1">
      <w:start w:val="1"/>
      <w:numFmt w:val="lowerLetter"/>
      <w:lvlText w:val="%2."/>
      <w:lvlJc w:val="left"/>
      <w:pPr>
        <w:tabs>
          <w:tab w:val="num" w:pos="0"/>
        </w:tabs>
        <w:ind w:left="1648" w:hanging="360"/>
      </w:pPr>
    </w:lvl>
    <w:lvl w:ilvl="2">
      <w:start w:val="1"/>
      <w:numFmt w:val="lowerRoman"/>
      <w:lvlText w:val="%3."/>
      <w:lvlJc w:val="right"/>
      <w:pPr>
        <w:tabs>
          <w:tab w:val="num" w:pos="0"/>
        </w:tabs>
        <w:ind w:left="2368" w:hanging="180"/>
      </w:pPr>
    </w:lvl>
    <w:lvl w:ilvl="3">
      <w:start w:val="1"/>
      <w:numFmt w:val="decimal"/>
      <w:lvlText w:val="%4."/>
      <w:lvlJc w:val="left"/>
      <w:pPr>
        <w:tabs>
          <w:tab w:val="num" w:pos="0"/>
        </w:tabs>
        <w:ind w:left="3088" w:hanging="360"/>
      </w:pPr>
    </w:lvl>
    <w:lvl w:ilvl="4">
      <w:start w:val="1"/>
      <w:numFmt w:val="lowerLetter"/>
      <w:lvlText w:val="%5."/>
      <w:lvlJc w:val="left"/>
      <w:pPr>
        <w:tabs>
          <w:tab w:val="num" w:pos="0"/>
        </w:tabs>
        <w:ind w:left="3808" w:hanging="360"/>
      </w:pPr>
    </w:lvl>
    <w:lvl w:ilvl="5">
      <w:start w:val="1"/>
      <w:numFmt w:val="lowerRoman"/>
      <w:lvlText w:val="%6."/>
      <w:lvlJc w:val="right"/>
      <w:pPr>
        <w:tabs>
          <w:tab w:val="num" w:pos="0"/>
        </w:tabs>
        <w:ind w:left="4528" w:hanging="180"/>
      </w:pPr>
    </w:lvl>
    <w:lvl w:ilvl="6">
      <w:start w:val="1"/>
      <w:numFmt w:val="decimal"/>
      <w:lvlText w:val="%7."/>
      <w:lvlJc w:val="left"/>
      <w:pPr>
        <w:tabs>
          <w:tab w:val="num" w:pos="0"/>
        </w:tabs>
        <w:ind w:left="5248" w:hanging="360"/>
      </w:pPr>
    </w:lvl>
    <w:lvl w:ilvl="7">
      <w:start w:val="1"/>
      <w:numFmt w:val="lowerLetter"/>
      <w:lvlText w:val="%8."/>
      <w:lvlJc w:val="left"/>
      <w:pPr>
        <w:tabs>
          <w:tab w:val="num" w:pos="0"/>
        </w:tabs>
        <w:ind w:left="5968" w:hanging="360"/>
      </w:pPr>
    </w:lvl>
    <w:lvl w:ilvl="8">
      <w:start w:val="1"/>
      <w:numFmt w:val="lowerRoman"/>
      <w:lvlText w:val="%9."/>
      <w:lvlJc w:val="right"/>
      <w:pPr>
        <w:tabs>
          <w:tab w:val="num" w:pos="0"/>
        </w:tabs>
        <w:ind w:left="6688" w:hanging="180"/>
      </w:pPr>
    </w:lvl>
  </w:abstractNum>
  <w:abstractNum w:abstractNumId="11">
    <w:nsid w:val="49534055"/>
    <w:multiLevelType w:val="multilevel"/>
    <w:tmpl w:val="83F855BE"/>
    <w:lvl w:ilvl="0">
      <w:start w:val="2"/>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2">
    <w:nsid w:val="5C78354E"/>
    <w:multiLevelType w:val="hybridMultilevel"/>
    <w:tmpl w:val="80A6CD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CFB47C4"/>
    <w:multiLevelType w:val="multilevel"/>
    <w:tmpl w:val="E55C76C4"/>
    <w:lvl w:ilvl="0">
      <w:start w:val="4"/>
      <w:numFmt w:val="decimal"/>
      <w:lvlText w:val="%1"/>
      <w:lvlJc w:val="left"/>
      <w:pPr>
        <w:tabs>
          <w:tab w:val="num" w:pos="0"/>
        </w:tabs>
        <w:ind w:left="375" w:hanging="375"/>
      </w:pPr>
    </w:lvl>
    <w:lvl w:ilvl="1">
      <w:start w:val="1"/>
      <w:numFmt w:val="decimal"/>
      <w:lvlText w:val="%1.%2"/>
      <w:lvlJc w:val="left"/>
      <w:pPr>
        <w:tabs>
          <w:tab w:val="num" w:pos="0"/>
        </w:tabs>
        <w:ind w:left="1084" w:hanging="375"/>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14">
    <w:nsid w:val="623D03E9"/>
    <w:multiLevelType w:val="multilevel"/>
    <w:tmpl w:val="7AA0DBA2"/>
    <w:lvl w:ilvl="0">
      <w:start w:val="1"/>
      <w:numFmt w:val="bullet"/>
      <w:lvlText w:val=""/>
      <w:lvlJc w:val="left"/>
      <w:pPr>
        <w:tabs>
          <w:tab w:val="num" w:pos="0"/>
        </w:tabs>
        <w:ind w:left="2149" w:hanging="360"/>
      </w:pPr>
      <w:rPr>
        <w:rFonts w:ascii="Symbol" w:hAnsi="Symbol" w:cs="Symbol" w:hint="default"/>
      </w:rPr>
    </w:lvl>
    <w:lvl w:ilvl="1">
      <w:start w:val="1"/>
      <w:numFmt w:val="bullet"/>
      <w:lvlText w:val="o"/>
      <w:lvlJc w:val="left"/>
      <w:pPr>
        <w:tabs>
          <w:tab w:val="num" w:pos="0"/>
        </w:tabs>
        <w:ind w:left="2869" w:hanging="360"/>
      </w:pPr>
      <w:rPr>
        <w:rFonts w:ascii="Courier New" w:hAnsi="Courier New" w:cs="Courier New" w:hint="default"/>
      </w:rPr>
    </w:lvl>
    <w:lvl w:ilvl="2">
      <w:start w:val="1"/>
      <w:numFmt w:val="bullet"/>
      <w:lvlText w:val=""/>
      <w:lvlJc w:val="left"/>
      <w:pPr>
        <w:tabs>
          <w:tab w:val="num" w:pos="0"/>
        </w:tabs>
        <w:ind w:left="3589" w:hanging="360"/>
      </w:pPr>
      <w:rPr>
        <w:rFonts w:ascii="Wingdings" w:hAnsi="Wingdings" w:cs="Wingdings" w:hint="default"/>
      </w:rPr>
    </w:lvl>
    <w:lvl w:ilvl="3">
      <w:start w:val="1"/>
      <w:numFmt w:val="bullet"/>
      <w:lvlText w:val=""/>
      <w:lvlJc w:val="left"/>
      <w:pPr>
        <w:tabs>
          <w:tab w:val="num" w:pos="0"/>
        </w:tabs>
        <w:ind w:left="4309" w:hanging="360"/>
      </w:pPr>
      <w:rPr>
        <w:rFonts w:ascii="Symbol" w:hAnsi="Symbol" w:cs="Symbol" w:hint="default"/>
      </w:rPr>
    </w:lvl>
    <w:lvl w:ilvl="4">
      <w:start w:val="1"/>
      <w:numFmt w:val="bullet"/>
      <w:lvlText w:val="o"/>
      <w:lvlJc w:val="left"/>
      <w:pPr>
        <w:tabs>
          <w:tab w:val="num" w:pos="0"/>
        </w:tabs>
        <w:ind w:left="5029" w:hanging="360"/>
      </w:pPr>
      <w:rPr>
        <w:rFonts w:ascii="Courier New" w:hAnsi="Courier New" w:cs="Courier New" w:hint="default"/>
      </w:rPr>
    </w:lvl>
    <w:lvl w:ilvl="5">
      <w:start w:val="1"/>
      <w:numFmt w:val="bullet"/>
      <w:lvlText w:val=""/>
      <w:lvlJc w:val="left"/>
      <w:pPr>
        <w:tabs>
          <w:tab w:val="num" w:pos="0"/>
        </w:tabs>
        <w:ind w:left="5749" w:hanging="360"/>
      </w:pPr>
      <w:rPr>
        <w:rFonts w:ascii="Wingdings" w:hAnsi="Wingdings" w:cs="Wingdings" w:hint="default"/>
      </w:rPr>
    </w:lvl>
    <w:lvl w:ilvl="6">
      <w:start w:val="1"/>
      <w:numFmt w:val="bullet"/>
      <w:lvlText w:val=""/>
      <w:lvlJc w:val="left"/>
      <w:pPr>
        <w:tabs>
          <w:tab w:val="num" w:pos="0"/>
        </w:tabs>
        <w:ind w:left="6469" w:hanging="360"/>
      </w:pPr>
      <w:rPr>
        <w:rFonts w:ascii="Symbol" w:hAnsi="Symbol" w:cs="Symbol" w:hint="default"/>
      </w:rPr>
    </w:lvl>
    <w:lvl w:ilvl="7">
      <w:start w:val="1"/>
      <w:numFmt w:val="bullet"/>
      <w:lvlText w:val="o"/>
      <w:lvlJc w:val="left"/>
      <w:pPr>
        <w:tabs>
          <w:tab w:val="num" w:pos="0"/>
        </w:tabs>
        <w:ind w:left="7189" w:hanging="360"/>
      </w:pPr>
      <w:rPr>
        <w:rFonts w:ascii="Courier New" w:hAnsi="Courier New" w:cs="Courier New" w:hint="default"/>
      </w:rPr>
    </w:lvl>
    <w:lvl w:ilvl="8">
      <w:start w:val="1"/>
      <w:numFmt w:val="bullet"/>
      <w:lvlText w:val=""/>
      <w:lvlJc w:val="left"/>
      <w:pPr>
        <w:tabs>
          <w:tab w:val="num" w:pos="0"/>
        </w:tabs>
        <w:ind w:left="7909" w:hanging="360"/>
      </w:pPr>
      <w:rPr>
        <w:rFonts w:ascii="Wingdings" w:hAnsi="Wingdings" w:cs="Wingdings" w:hint="default"/>
      </w:rPr>
    </w:lvl>
  </w:abstractNum>
  <w:abstractNum w:abstractNumId="15">
    <w:nsid w:val="648A6086"/>
    <w:multiLevelType w:val="multilevel"/>
    <w:tmpl w:val="9D94B716"/>
    <w:lvl w:ilvl="0">
      <w:start w:val="4"/>
      <w:numFmt w:val="decimal"/>
      <w:lvlText w:val="%1"/>
      <w:lvlJc w:val="left"/>
      <w:pPr>
        <w:tabs>
          <w:tab w:val="num" w:pos="0"/>
        </w:tabs>
        <w:ind w:left="375" w:hanging="375"/>
      </w:pPr>
    </w:lvl>
    <w:lvl w:ilvl="1">
      <w:start w:val="1"/>
      <w:numFmt w:val="decimal"/>
      <w:lvlText w:val="%1.%2"/>
      <w:lvlJc w:val="left"/>
      <w:pPr>
        <w:tabs>
          <w:tab w:val="num" w:pos="0"/>
        </w:tabs>
        <w:ind w:left="1084" w:hanging="375"/>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16">
    <w:nsid w:val="66726DC0"/>
    <w:multiLevelType w:val="hybridMultilevel"/>
    <w:tmpl w:val="E51AD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68245D6"/>
    <w:multiLevelType w:val="multilevel"/>
    <w:tmpl w:val="C9D2FC6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66E94DA4"/>
    <w:multiLevelType w:val="hybridMultilevel"/>
    <w:tmpl w:val="A58202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91F11EB"/>
    <w:multiLevelType w:val="hybridMultilevel"/>
    <w:tmpl w:val="1C2288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6073FC4"/>
    <w:multiLevelType w:val="multilevel"/>
    <w:tmpl w:val="E16C8924"/>
    <w:lvl w:ilvl="0">
      <w:start w:val="2"/>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num w:numId="1">
    <w:abstractNumId w:val="18"/>
  </w:num>
  <w:num w:numId="2">
    <w:abstractNumId w:val="12"/>
  </w:num>
  <w:num w:numId="3">
    <w:abstractNumId w:val="19"/>
  </w:num>
  <w:num w:numId="4">
    <w:abstractNumId w:val="1"/>
  </w:num>
  <w:num w:numId="5">
    <w:abstractNumId w:val="5"/>
  </w:num>
  <w:num w:numId="6">
    <w:abstractNumId w:val="16"/>
  </w:num>
  <w:num w:numId="7">
    <w:abstractNumId w:val="3"/>
  </w:num>
  <w:num w:numId="8">
    <w:abstractNumId w:val="9"/>
  </w:num>
  <w:num w:numId="9">
    <w:abstractNumId w:val="8"/>
  </w:num>
  <w:num w:numId="10">
    <w:abstractNumId w:val="4"/>
  </w:num>
  <w:num w:numId="11">
    <w:abstractNumId w:val="6"/>
  </w:num>
  <w:num w:numId="12">
    <w:abstractNumId w:val="7"/>
  </w:num>
  <w:num w:numId="13">
    <w:abstractNumId w:val="20"/>
  </w:num>
  <w:num w:numId="14">
    <w:abstractNumId w:val="15"/>
  </w:num>
  <w:num w:numId="15">
    <w:abstractNumId w:val="2"/>
  </w:num>
  <w:num w:numId="16">
    <w:abstractNumId w:val="0"/>
  </w:num>
  <w:num w:numId="17">
    <w:abstractNumId w:val="10"/>
  </w:num>
  <w:num w:numId="18">
    <w:abstractNumId w:val="17"/>
  </w:num>
  <w:num w:numId="19">
    <w:abstractNumId w:val="11"/>
  </w:num>
  <w:num w:numId="20">
    <w:abstractNumId w:val="13"/>
  </w:num>
  <w:num w:numId="21">
    <w:abstractNumId w:val="14"/>
  </w:num>
  <w:num w:numId="2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B0D"/>
    <w:rsid w:val="00004C6A"/>
    <w:rsid w:val="00006931"/>
    <w:rsid w:val="0001244E"/>
    <w:rsid w:val="00027FA6"/>
    <w:rsid w:val="000325EA"/>
    <w:rsid w:val="00032EC1"/>
    <w:rsid w:val="00036D3C"/>
    <w:rsid w:val="000500AD"/>
    <w:rsid w:val="000621F7"/>
    <w:rsid w:val="00062566"/>
    <w:rsid w:val="00093A20"/>
    <w:rsid w:val="000A5D7D"/>
    <w:rsid w:val="000B50AB"/>
    <w:rsid w:val="000D673F"/>
    <w:rsid w:val="000E571A"/>
    <w:rsid w:val="000F107B"/>
    <w:rsid w:val="000F18BB"/>
    <w:rsid w:val="00100EE7"/>
    <w:rsid w:val="001027EA"/>
    <w:rsid w:val="00110B19"/>
    <w:rsid w:val="001578D8"/>
    <w:rsid w:val="00160052"/>
    <w:rsid w:val="001618D7"/>
    <w:rsid w:val="001906A5"/>
    <w:rsid w:val="001979BE"/>
    <w:rsid w:val="001A3B86"/>
    <w:rsid w:val="001C5DFB"/>
    <w:rsid w:val="001C7801"/>
    <w:rsid w:val="001D0916"/>
    <w:rsid w:val="001E17EA"/>
    <w:rsid w:val="001E332F"/>
    <w:rsid w:val="001F6EA9"/>
    <w:rsid w:val="0020314A"/>
    <w:rsid w:val="002424FE"/>
    <w:rsid w:val="00260BCD"/>
    <w:rsid w:val="00282BC0"/>
    <w:rsid w:val="00283E5E"/>
    <w:rsid w:val="00285118"/>
    <w:rsid w:val="0029172F"/>
    <w:rsid w:val="002931A7"/>
    <w:rsid w:val="00295D69"/>
    <w:rsid w:val="002A3004"/>
    <w:rsid w:val="002B4EBD"/>
    <w:rsid w:val="002C1283"/>
    <w:rsid w:val="002D4612"/>
    <w:rsid w:val="002D7D67"/>
    <w:rsid w:val="002E3849"/>
    <w:rsid w:val="002E55DA"/>
    <w:rsid w:val="002F70E6"/>
    <w:rsid w:val="00303CC9"/>
    <w:rsid w:val="00317728"/>
    <w:rsid w:val="00325977"/>
    <w:rsid w:val="00340D23"/>
    <w:rsid w:val="00346428"/>
    <w:rsid w:val="00356B0D"/>
    <w:rsid w:val="003579C2"/>
    <w:rsid w:val="00361522"/>
    <w:rsid w:val="0036197B"/>
    <w:rsid w:val="00377EF9"/>
    <w:rsid w:val="00392756"/>
    <w:rsid w:val="00392C37"/>
    <w:rsid w:val="003B72C1"/>
    <w:rsid w:val="003C22A0"/>
    <w:rsid w:val="003E6BEB"/>
    <w:rsid w:val="004026C3"/>
    <w:rsid w:val="00456B24"/>
    <w:rsid w:val="004779DF"/>
    <w:rsid w:val="00482D94"/>
    <w:rsid w:val="004959E1"/>
    <w:rsid w:val="004A1A46"/>
    <w:rsid w:val="004A4F6E"/>
    <w:rsid w:val="004B1488"/>
    <w:rsid w:val="004C03E1"/>
    <w:rsid w:val="004C7035"/>
    <w:rsid w:val="004D35D6"/>
    <w:rsid w:val="00524A11"/>
    <w:rsid w:val="00551E28"/>
    <w:rsid w:val="00565980"/>
    <w:rsid w:val="00571703"/>
    <w:rsid w:val="005767AB"/>
    <w:rsid w:val="0058284A"/>
    <w:rsid w:val="00595942"/>
    <w:rsid w:val="005B65CE"/>
    <w:rsid w:val="005D7115"/>
    <w:rsid w:val="0061073A"/>
    <w:rsid w:val="00621FD7"/>
    <w:rsid w:val="0062751E"/>
    <w:rsid w:val="0064210B"/>
    <w:rsid w:val="00655A7F"/>
    <w:rsid w:val="00676F21"/>
    <w:rsid w:val="00680E1B"/>
    <w:rsid w:val="00687BB2"/>
    <w:rsid w:val="006B061E"/>
    <w:rsid w:val="006B5640"/>
    <w:rsid w:val="006D7EC7"/>
    <w:rsid w:val="00722CF7"/>
    <w:rsid w:val="0072318F"/>
    <w:rsid w:val="007260F6"/>
    <w:rsid w:val="007401A9"/>
    <w:rsid w:val="00741332"/>
    <w:rsid w:val="007474C4"/>
    <w:rsid w:val="00750790"/>
    <w:rsid w:val="007914FA"/>
    <w:rsid w:val="00791EB2"/>
    <w:rsid w:val="007A1243"/>
    <w:rsid w:val="007B07CA"/>
    <w:rsid w:val="007B6AA5"/>
    <w:rsid w:val="007B7171"/>
    <w:rsid w:val="007F7A14"/>
    <w:rsid w:val="0080612E"/>
    <w:rsid w:val="008221DE"/>
    <w:rsid w:val="00874940"/>
    <w:rsid w:val="00886C65"/>
    <w:rsid w:val="008874F4"/>
    <w:rsid w:val="008913DA"/>
    <w:rsid w:val="00893740"/>
    <w:rsid w:val="00893BC2"/>
    <w:rsid w:val="008E0B82"/>
    <w:rsid w:val="008F7AEB"/>
    <w:rsid w:val="009105AE"/>
    <w:rsid w:val="00924E35"/>
    <w:rsid w:val="00970259"/>
    <w:rsid w:val="009760E1"/>
    <w:rsid w:val="00976D8A"/>
    <w:rsid w:val="0098266E"/>
    <w:rsid w:val="009C7295"/>
    <w:rsid w:val="009D4068"/>
    <w:rsid w:val="009E0CCB"/>
    <w:rsid w:val="009E676E"/>
    <w:rsid w:val="009F5AC9"/>
    <w:rsid w:val="009F64DD"/>
    <w:rsid w:val="00A10C7E"/>
    <w:rsid w:val="00A3571A"/>
    <w:rsid w:val="00A42E99"/>
    <w:rsid w:val="00A603AD"/>
    <w:rsid w:val="00A60F19"/>
    <w:rsid w:val="00A634B2"/>
    <w:rsid w:val="00A838BD"/>
    <w:rsid w:val="00A921AC"/>
    <w:rsid w:val="00A96B38"/>
    <w:rsid w:val="00AB684B"/>
    <w:rsid w:val="00AE222A"/>
    <w:rsid w:val="00AF484D"/>
    <w:rsid w:val="00B10605"/>
    <w:rsid w:val="00B12D8B"/>
    <w:rsid w:val="00B15366"/>
    <w:rsid w:val="00B30851"/>
    <w:rsid w:val="00B61955"/>
    <w:rsid w:val="00B94A02"/>
    <w:rsid w:val="00BA15B4"/>
    <w:rsid w:val="00BB38CD"/>
    <w:rsid w:val="00C212A6"/>
    <w:rsid w:val="00C410A0"/>
    <w:rsid w:val="00C50B68"/>
    <w:rsid w:val="00C51942"/>
    <w:rsid w:val="00C53706"/>
    <w:rsid w:val="00C53821"/>
    <w:rsid w:val="00C62197"/>
    <w:rsid w:val="00C84BCC"/>
    <w:rsid w:val="00C95059"/>
    <w:rsid w:val="00CD2E4E"/>
    <w:rsid w:val="00CF2AF1"/>
    <w:rsid w:val="00D02F77"/>
    <w:rsid w:val="00D1774A"/>
    <w:rsid w:val="00D26FC6"/>
    <w:rsid w:val="00D629A5"/>
    <w:rsid w:val="00D84FDC"/>
    <w:rsid w:val="00DA1ABC"/>
    <w:rsid w:val="00DA1DC2"/>
    <w:rsid w:val="00DB0A99"/>
    <w:rsid w:val="00DB22F4"/>
    <w:rsid w:val="00DF034D"/>
    <w:rsid w:val="00E15700"/>
    <w:rsid w:val="00E236A2"/>
    <w:rsid w:val="00E370A4"/>
    <w:rsid w:val="00E4435A"/>
    <w:rsid w:val="00E457EF"/>
    <w:rsid w:val="00E5027B"/>
    <w:rsid w:val="00E526C0"/>
    <w:rsid w:val="00E60F6B"/>
    <w:rsid w:val="00E75118"/>
    <w:rsid w:val="00E9414A"/>
    <w:rsid w:val="00EB1C58"/>
    <w:rsid w:val="00EB4F31"/>
    <w:rsid w:val="00EB7C7C"/>
    <w:rsid w:val="00EB7D04"/>
    <w:rsid w:val="00ED1717"/>
    <w:rsid w:val="00EE0907"/>
    <w:rsid w:val="00EE0BCC"/>
    <w:rsid w:val="00F04A7C"/>
    <w:rsid w:val="00F11E5F"/>
    <w:rsid w:val="00F307C2"/>
    <w:rsid w:val="00F51CC3"/>
    <w:rsid w:val="00F736EB"/>
    <w:rsid w:val="00F7409A"/>
    <w:rsid w:val="00FA38DF"/>
    <w:rsid w:val="00FD42EC"/>
    <w:rsid w:val="00FE31E8"/>
    <w:rsid w:val="00FE6D6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7D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80612E"/>
    <w:pPr>
      <w:keepNext/>
      <w:spacing w:after="0" w:line="240" w:lineRule="auto"/>
      <w:jc w:val="center"/>
      <w:outlineLvl w:val="0"/>
    </w:pPr>
    <w:rPr>
      <w:rFonts w:ascii="Arial" w:eastAsia="Times New Roman" w:hAnsi="Arial" w:cs="Times New Roman"/>
      <w:color w:val="000000"/>
      <w:sz w:val="28"/>
      <w:szCs w:val="20"/>
      <w:lang w:eastAsia="ru-RU"/>
    </w:rPr>
  </w:style>
  <w:style w:type="paragraph" w:styleId="2">
    <w:name w:val="heading 2"/>
    <w:basedOn w:val="a"/>
    <w:next w:val="a"/>
    <w:link w:val="20"/>
    <w:qFormat/>
    <w:rsid w:val="0080612E"/>
    <w:pPr>
      <w:keepNext/>
      <w:spacing w:after="0" w:line="240" w:lineRule="auto"/>
      <w:outlineLvl w:val="1"/>
    </w:pPr>
    <w:rPr>
      <w:rFonts w:ascii="Arial" w:eastAsia="Times New Roman" w:hAnsi="Arial" w:cs="Times New Roman"/>
      <w:color w:val="000000"/>
      <w:sz w:val="28"/>
      <w:szCs w:val="20"/>
      <w:lang w:eastAsia="ru-RU"/>
    </w:rPr>
  </w:style>
  <w:style w:type="paragraph" w:styleId="3">
    <w:name w:val="heading 3"/>
    <w:basedOn w:val="a"/>
    <w:next w:val="a"/>
    <w:link w:val="30"/>
    <w:uiPriority w:val="9"/>
    <w:semiHidden/>
    <w:unhideWhenUsed/>
    <w:qFormat/>
    <w:rsid w:val="004C03E1"/>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0612E"/>
    <w:rPr>
      <w:rFonts w:ascii="Arial" w:eastAsia="Times New Roman" w:hAnsi="Arial" w:cs="Times New Roman"/>
      <w:color w:val="000000"/>
      <w:sz w:val="28"/>
      <w:szCs w:val="20"/>
      <w:lang w:eastAsia="ru-RU"/>
    </w:rPr>
  </w:style>
  <w:style w:type="character" w:customStyle="1" w:styleId="20">
    <w:name w:val="Заголовок 2 Знак"/>
    <w:basedOn w:val="a0"/>
    <w:link w:val="2"/>
    <w:rsid w:val="0080612E"/>
    <w:rPr>
      <w:rFonts w:ascii="Arial" w:eastAsia="Times New Roman" w:hAnsi="Arial" w:cs="Times New Roman"/>
      <w:color w:val="000000"/>
      <w:sz w:val="28"/>
      <w:szCs w:val="20"/>
      <w:lang w:eastAsia="ru-RU"/>
    </w:rPr>
  </w:style>
  <w:style w:type="character" w:customStyle="1" w:styleId="apple-converted-space">
    <w:name w:val="apple-converted-space"/>
    <w:basedOn w:val="a0"/>
    <w:rsid w:val="0080612E"/>
  </w:style>
  <w:style w:type="character" w:styleId="a3">
    <w:name w:val="Hyperlink"/>
    <w:uiPriority w:val="99"/>
    <w:rsid w:val="0080612E"/>
    <w:rPr>
      <w:color w:val="0000FF"/>
      <w:u w:val="single"/>
    </w:rPr>
  </w:style>
  <w:style w:type="paragraph" w:styleId="a4">
    <w:name w:val="List Paragraph"/>
    <w:basedOn w:val="a"/>
    <w:uiPriority w:val="99"/>
    <w:qFormat/>
    <w:rsid w:val="003C22A0"/>
    <w:pPr>
      <w:ind w:left="720"/>
      <w:contextualSpacing/>
    </w:pPr>
  </w:style>
  <w:style w:type="paragraph" w:styleId="a5">
    <w:name w:val="Normal (Web)"/>
    <w:basedOn w:val="a"/>
    <w:uiPriority w:val="99"/>
    <w:rsid w:val="009C7295"/>
    <w:pPr>
      <w:spacing w:before="100" w:beforeAutospacing="1" w:after="100" w:afterAutospacing="1" w:line="240" w:lineRule="auto"/>
    </w:pPr>
    <w:rPr>
      <w:rFonts w:ascii="Times New Roman" w:eastAsia="Calibri" w:hAnsi="Times New Roman" w:cs="Times New Roman"/>
      <w:sz w:val="24"/>
      <w:szCs w:val="24"/>
      <w:lang w:eastAsia="ru-RU"/>
    </w:rPr>
  </w:style>
  <w:style w:type="paragraph" w:styleId="a6">
    <w:name w:val="Balloon Text"/>
    <w:basedOn w:val="a"/>
    <w:link w:val="a7"/>
    <w:uiPriority w:val="99"/>
    <w:semiHidden/>
    <w:unhideWhenUsed/>
    <w:rsid w:val="00A3571A"/>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3571A"/>
    <w:rPr>
      <w:rFonts w:ascii="Tahoma" w:hAnsi="Tahoma" w:cs="Tahoma"/>
      <w:sz w:val="16"/>
      <w:szCs w:val="16"/>
    </w:rPr>
  </w:style>
  <w:style w:type="character" w:styleId="a8">
    <w:name w:val="Strong"/>
    <w:basedOn w:val="a0"/>
    <w:uiPriority w:val="22"/>
    <w:qFormat/>
    <w:rsid w:val="002F70E6"/>
    <w:rPr>
      <w:b/>
      <w:bCs/>
    </w:rPr>
  </w:style>
  <w:style w:type="paragraph" w:styleId="a9">
    <w:name w:val="header"/>
    <w:basedOn w:val="a"/>
    <w:link w:val="aa"/>
    <w:uiPriority w:val="99"/>
    <w:unhideWhenUsed/>
    <w:rsid w:val="001979B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979BE"/>
  </w:style>
  <w:style w:type="paragraph" w:styleId="ab">
    <w:name w:val="footer"/>
    <w:basedOn w:val="a"/>
    <w:link w:val="ac"/>
    <w:uiPriority w:val="99"/>
    <w:unhideWhenUsed/>
    <w:rsid w:val="001979B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979BE"/>
  </w:style>
  <w:style w:type="paragraph" w:customStyle="1" w:styleId="ad">
    <w:name w:val="Чертежный"/>
    <w:rsid w:val="001979BE"/>
    <w:pPr>
      <w:spacing w:after="0" w:line="240" w:lineRule="auto"/>
      <w:jc w:val="both"/>
    </w:pPr>
    <w:rPr>
      <w:rFonts w:ascii="ISOCPEUR" w:eastAsia="Times New Roman" w:hAnsi="ISOCPEUR" w:cs="Times New Roman"/>
      <w:i/>
      <w:sz w:val="28"/>
      <w:szCs w:val="20"/>
      <w:lang w:val="uk-UA" w:eastAsia="ru-RU"/>
    </w:rPr>
  </w:style>
  <w:style w:type="character" w:styleId="ae">
    <w:name w:val="page number"/>
    <w:basedOn w:val="a0"/>
    <w:rsid w:val="001979BE"/>
  </w:style>
  <w:style w:type="character" w:customStyle="1" w:styleId="30">
    <w:name w:val="Заголовок 3 Знак"/>
    <w:basedOn w:val="a0"/>
    <w:link w:val="3"/>
    <w:uiPriority w:val="9"/>
    <w:semiHidden/>
    <w:rsid w:val="004C03E1"/>
    <w:rPr>
      <w:rFonts w:asciiTheme="majorHAnsi" w:eastAsiaTheme="majorEastAsia" w:hAnsiTheme="majorHAnsi" w:cstheme="majorBidi"/>
      <w:b/>
      <w:bCs/>
      <w:color w:val="5B9BD5" w:themeColor="accent1"/>
    </w:rPr>
  </w:style>
  <w:style w:type="character" w:customStyle="1" w:styleId="21">
    <w:name w:val="Основной текст (2)_"/>
    <w:link w:val="22"/>
    <w:rsid w:val="00DB0A99"/>
    <w:rPr>
      <w:sz w:val="23"/>
      <w:szCs w:val="23"/>
      <w:shd w:val="clear" w:color="auto" w:fill="FFFFFF"/>
    </w:rPr>
  </w:style>
  <w:style w:type="paragraph" w:customStyle="1" w:styleId="22">
    <w:name w:val="Основной текст (2)"/>
    <w:basedOn w:val="a"/>
    <w:link w:val="21"/>
    <w:rsid w:val="00DB0A99"/>
    <w:pPr>
      <w:shd w:val="clear" w:color="auto" w:fill="FFFFFF"/>
      <w:spacing w:before="660" w:after="660" w:line="408" w:lineRule="exact"/>
      <w:jc w:val="center"/>
    </w:pPr>
    <w:rPr>
      <w:sz w:val="23"/>
      <w:szCs w:val="23"/>
    </w:rPr>
  </w:style>
  <w:style w:type="paragraph" w:styleId="af">
    <w:name w:val="TOC Heading"/>
    <w:basedOn w:val="1"/>
    <w:next w:val="a"/>
    <w:uiPriority w:val="39"/>
    <w:unhideWhenUsed/>
    <w:qFormat/>
    <w:rsid w:val="009F64DD"/>
    <w:pPr>
      <w:keepLines/>
      <w:spacing w:before="480" w:line="276" w:lineRule="auto"/>
      <w:jc w:val="left"/>
      <w:outlineLvl w:val="9"/>
    </w:pPr>
    <w:rPr>
      <w:rFonts w:asciiTheme="majorHAnsi" w:eastAsiaTheme="majorEastAsia" w:hAnsiTheme="majorHAnsi" w:cstheme="majorBidi"/>
      <w:b/>
      <w:bCs/>
      <w:color w:val="2E74B5" w:themeColor="accent1" w:themeShade="BF"/>
      <w:szCs w:val="28"/>
    </w:rPr>
  </w:style>
  <w:style w:type="paragraph" w:styleId="23">
    <w:name w:val="toc 2"/>
    <w:basedOn w:val="a"/>
    <w:next w:val="a"/>
    <w:autoRedefine/>
    <w:uiPriority w:val="39"/>
    <w:unhideWhenUsed/>
    <w:rsid w:val="00750790"/>
    <w:pPr>
      <w:tabs>
        <w:tab w:val="right" w:leader="dot" w:pos="9912"/>
      </w:tabs>
      <w:spacing w:after="0" w:line="360" w:lineRule="auto"/>
    </w:pPr>
  </w:style>
  <w:style w:type="paragraph" w:customStyle="1" w:styleId="11">
    <w:name w:val="Абзац списка1"/>
    <w:basedOn w:val="a"/>
    <w:qFormat/>
    <w:rsid w:val="00F736EB"/>
    <w:pPr>
      <w:suppressAutoHyphens/>
      <w:spacing w:after="200" w:line="276" w:lineRule="auto"/>
      <w:ind w:left="720"/>
      <w:textAlignment w:val="baseline"/>
    </w:pPr>
    <w:rPr>
      <w:rFonts w:ascii="Liberation Serif" w:eastAsia="NSimSun" w:hAnsi="Liberation Serif" w:cs="Lucida Sans"/>
      <w:kern w:val="2"/>
      <w:sz w:val="24"/>
      <w:szCs w:val="24"/>
      <w:lang w:eastAsia="zh-CN" w:bidi="hi-IN"/>
    </w:rPr>
  </w:style>
  <w:style w:type="paragraph" w:customStyle="1" w:styleId="af0">
    <w:name w:val="Содержимое таблицы"/>
    <w:basedOn w:val="a"/>
    <w:qFormat/>
    <w:rsid w:val="00F736EB"/>
    <w:pPr>
      <w:widowControl w:val="0"/>
      <w:suppressLineNumbers/>
      <w:suppressAutoHyphens/>
    </w:pPr>
  </w:style>
  <w:style w:type="paragraph" w:styleId="af1">
    <w:name w:val="footnote text"/>
    <w:basedOn w:val="a"/>
    <w:link w:val="af2"/>
    <w:rsid w:val="00F736EB"/>
    <w:pPr>
      <w:widowControl w:val="0"/>
      <w:suppressLineNumbers/>
      <w:suppressAutoHyphens/>
      <w:spacing w:after="0" w:line="240" w:lineRule="auto"/>
      <w:ind w:left="283" w:hanging="283"/>
    </w:pPr>
    <w:rPr>
      <w:rFonts w:ascii="Times New Roman" w:eastAsia="SimSun" w:hAnsi="Times New Roman" w:cs="Mangal"/>
      <w:kern w:val="1"/>
      <w:sz w:val="20"/>
      <w:szCs w:val="20"/>
      <w:lang w:eastAsia="hi-IN" w:bidi="hi-IN"/>
    </w:rPr>
  </w:style>
  <w:style w:type="character" w:customStyle="1" w:styleId="af2">
    <w:name w:val="Текст сноски Знак"/>
    <w:basedOn w:val="a0"/>
    <w:link w:val="af1"/>
    <w:rsid w:val="00F736EB"/>
    <w:rPr>
      <w:rFonts w:ascii="Times New Roman" w:eastAsia="SimSun" w:hAnsi="Times New Roman" w:cs="Mangal"/>
      <w:kern w:val="1"/>
      <w:sz w:val="20"/>
      <w:szCs w:val="20"/>
      <w:lang w:eastAsia="hi-IN" w:bidi="hi-IN"/>
    </w:rPr>
  </w:style>
  <w:style w:type="character" w:styleId="af3">
    <w:name w:val="footnote reference"/>
    <w:semiHidden/>
    <w:rsid w:val="00F736EB"/>
    <w:rPr>
      <w:vertAlign w:val="superscript"/>
    </w:rPr>
  </w:style>
  <w:style w:type="paragraph" w:styleId="af4">
    <w:name w:val="Body Text"/>
    <w:basedOn w:val="a"/>
    <w:link w:val="af5"/>
    <w:rsid w:val="00B61955"/>
    <w:pPr>
      <w:suppressAutoHyphens/>
      <w:spacing w:after="140" w:line="276" w:lineRule="auto"/>
    </w:pPr>
    <w:rPr>
      <w:rFonts w:ascii="Liberation Serif" w:eastAsia="NSimSun" w:hAnsi="Liberation Serif" w:cs="Lucida Sans"/>
      <w:kern w:val="2"/>
      <w:sz w:val="24"/>
      <w:szCs w:val="24"/>
      <w:lang w:eastAsia="zh-CN" w:bidi="hi-IN"/>
    </w:rPr>
  </w:style>
  <w:style w:type="character" w:customStyle="1" w:styleId="af5">
    <w:name w:val="Основной текст Знак"/>
    <w:basedOn w:val="a0"/>
    <w:link w:val="af4"/>
    <w:rsid w:val="00B61955"/>
    <w:rPr>
      <w:rFonts w:ascii="Liberation Serif" w:eastAsia="NSimSun" w:hAnsi="Liberation Serif" w:cs="Lucida Sans"/>
      <w:kern w:val="2"/>
      <w:sz w:val="24"/>
      <w:szCs w:val="24"/>
      <w:lang w:eastAsia="zh-CN" w:bidi="hi-IN"/>
    </w:rPr>
  </w:style>
  <w:style w:type="paragraph" w:customStyle="1" w:styleId="24">
    <w:name w:val="Абзац списка2"/>
    <w:basedOn w:val="a"/>
    <w:rsid w:val="00B61955"/>
    <w:pPr>
      <w:suppressAutoHyphens/>
      <w:spacing w:after="200" w:line="276" w:lineRule="auto"/>
      <w:ind w:left="720"/>
      <w:textAlignment w:val="baseline"/>
    </w:pPr>
    <w:rPr>
      <w:rFonts w:ascii="Liberation Serif" w:eastAsia="NSimSun" w:hAnsi="Liberation Serif" w:cs="Lucida Sans"/>
      <w:kern w:val="2"/>
      <w:sz w:val="24"/>
      <w:szCs w:val="24"/>
      <w:lang w:eastAsia="zh-CN" w:bidi="hi-IN"/>
    </w:rPr>
  </w:style>
  <w:style w:type="paragraph" w:styleId="12">
    <w:name w:val="toc 1"/>
    <w:basedOn w:val="a"/>
    <w:next w:val="a"/>
    <w:autoRedefine/>
    <w:uiPriority w:val="39"/>
    <w:unhideWhenUsed/>
    <w:rsid w:val="00C53821"/>
    <w:pPr>
      <w:spacing w:after="100"/>
    </w:pPr>
  </w:style>
  <w:style w:type="paragraph" w:customStyle="1" w:styleId="31">
    <w:name w:val="Абзац списка3"/>
    <w:basedOn w:val="a"/>
    <w:rsid w:val="008E0B82"/>
    <w:pPr>
      <w:suppressAutoHyphens/>
      <w:spacing w:after="200" w:line="276" w:lineRule="auto"/>
      <w:ind w:left="720"/>
    </w:pPr>
    <w:rPr>
      <w:rFonts w:ascii="Liberation Serif" w:eastAsia="NSimSun" w:hAnsi="Liberation Serif" w:cs="Lucida Sans"/>
      <w:kern w:val="2"/>
      <w:sz w:val="24"/>
      <w:szCs w:val="24"/>
      <w:lang w:eastAsia="zh-CN" w:bidi="hi-IN"/>
    </w:rPr>
  </w:style>
  <w:style w:type="character" w:styleId="af6">
    <w:name w:val="FollowedHyperlink"/>
    <w:basedOn w:val="a0"/>
    <w:uiPriority w:val="99"/>
    <w:semiHidden/>
    <w:unhideWhenUsed/>
    <w:rsid w:val="00283E5E"/>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80612E"/>
    <w:pPr>
      <w:keepNext/>
      <w:spacing w:after="0" w:line="240" w:lineRule="auto"/>
      <w:jc w:val="center"/>
      <w:outlineLvl w:val="0"/>
    </w:pPr>
    <w:rPr>
      <w:rFonts w:ascii="Arial" w:eastAsia="Times New Roman" w:hAnsi="Arial" w:cs="Times New Roman"/>
      <w:color w:val="000000"/>
      <w:sz w:val="28"/>
      <w:szCs w:val="20"/>
      <w:lang w:eastAsia="ru-RU"/>
    </w:rPr>
  </w:style>
  <w:style w:type="paragraph" w:styleId="2">
    <w:name w:val="heading 2"/>
    <w:basedOn w:val="a"/>
    <w:next w:val="a"/>
    <w:link w:val="20"/>
    <w:qFormat/>
    <w:rsid w:val="0080612E"/>
    <w:pPr>
      <w:keepNext/>
      <w:spacing w:after="0" w:line="240" w:lineRule="auto"/>
      <w:outlineLvl w:val="1"/>
    </w:pPr>
    <w:rPr>
      <w:rFonts w:ascii="Arial" w:eastAsia="Times New Roman" w:hAnsi="Arial" w:cs="Times New Roman"/>
      <w:color w:val="000000"/>
      <w:sz w:val="28"/>
      <w:szCs w:val="20"/>
      <w:lang w:eastAsia="ru-RU"/>
    </w:rPr>
  </w:style>
  <w:style w:type="paragraph" w:styleId="3">
    <w:name w:val="heading 3"/>
    <w:basedOn w:val="a"/>
    <w:next w:val="a"/>
    <w:link w:val="30"/>
    <w:uiPriority w:val="9"/>
    <w:semiHidden/>
    <w:unhideWhenUsed/>
    <w:qFormat/>
    <w:rsid w:val="004C03E1"/>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0612E"/>
    <w:rPr>
      <w:rFonts w:ascii="Arial" w:eastAsia="Times New Roman" w:hAnsi="Arial" w:cs="Times New Roman"/>
      <w:color w:val="000000"/>
      <w:sz w:val="28"/>
      <w:szCs w:val="20"/>
      <w:lang w:eastAsia="ru-RU"/>
    </w:rPr>
  </w:style>
  <w:style w:type="character" w:customStyle="1" w:styleId="20">
    <w:name w:val="Заголовок 2 Знак"/>
    <w:basedOn w:val="a0"/>
    <w:link w:val="2"/>
    <w:rsid w:val="0080612E"/>
    <w:rPr>
      <w:rFonts w:ascii="Arial" w:eastAsia="Times New Roman" w:hAnsi="Arial" w:cs="Times New Roman"/>
      <w:color w:val="000000"/>
      <w:sz w:val="28"/>
      <w:szCs w:val="20"/>
      <w:lang w:eastAsia="ru-RU"/>
    </w:rPr>
  </w:style>
  <w:style w:type="character" w:customStyle="1" w:styleId="apple-converted-space">
    <w:name w:val="apple-converted-space"/>
    <w:basedOn w:val="a0"/>
    <w:rsid w:val="0080612E"/>
  </w:style>
  <w:style w:type="character" w:styleId="a3">
    <w:name w:val="Hyperlink"/>
    <w:uiPriority w:val="99"/>
    <w:rsid w:val="0080612E"/>
    <w:rPr>
      <w:color w:val="0000FF"/>
      <w:u w:val="single"/>
    </w:rPr>
  </w:style>
  <w:style w:type="paragraph" w:styleId="a4">
    <w:name w:val="List Paragraph"/>
    <w:basedOn w:val="a"/>
    <w:uiPriority w:val="99"/>
    <w:qFormat/>
    <w:rsid w:val="003C22A0"/>
    <w:pPr>
      <w:ind w:left="720"/>
      <w:contextualSpacing/>
    </w:pPr>
  </w:style>
  <w:style w:type="paragraph" w:styleId="a5">
    <w:name w:val="Normal (Web)"/>
    <w:basedOn w:val="a"/>
    <w:uiPriority w:val="99"/>
    <w:rsid w:val="009C7295"/>
    <w:pPr>
      <w:spacing w:before="100" w:beforeAutospacing="1" w:after="100" w:afterAutospacing="1" w:line="240" w:lineRule="auto"/>
    </w:pPr>
    <w:rPr>
      <w:rFonts w:ascii="Times New Roman" w:eastAsia="Calibri" w:hAnsi="Times New Roman" w:cs="Times New Roman"/>
      <w:sz w:val="24"/>
      <w:szCs w:val="24"/>
      <w:lang w:eastAsia="ru-RU"/>
    </w:rPr>
  </w:style>
  <w:style w:type="paragraph" w:styleId="a6">
    <w:name w:val="Balloon Text"/>
    <w:basedOn w:val="a"/>
    <w:link w:val="a7"/>
    <w:uiPriority w:val="99"/>
    <w:semiHidden/>
    <w:unhideWhenUsed/>
    <w:rsid w:val="00A3571A"/>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3571A"/>
    <w:rPr>
      <w:rFonts w:ascii="Tahoma" w:hAnsi="Tahoma" w:cs="Tahoma"/>
      <w:sz w:val="16"/>
      <w:szCs w:val="16"/>
    </w:rPr>
  </w:style>
  <w:style w:type="character" w:styleId="a8">
    <w:name w:val="Strong"/>
    <w:basedOn w:val="a0"/>
    <w:uiPriority w:val="22"/>
    <w:qFormat/>
    <w:rsid w:val="002F70E6"/>
    <w:rPr>
      <w:b/>
      <w:bCs/>
    </w:rPr>
  </w:style>
  <w:style w:type="paragraph" w:styleId="a9">
    <w:name w:val="header"/>
    <w:basedOn w:val="a"/>
    <w:link w:val="aa"/>
    <w:uiPriority w:val="99"/>
    <w:unhideWhenUsed/>
    <w:rsid w:val="001979B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979BE"/>
  </w:style>
  <w:style w:type="paragraph" w:styleId="ab">
    <w:name w:val="footer"/>
    <w:basedOn w:val="a"/>
    <w:link w:val="ac"/>
    <w:uiPriority w:val="99"/>
    <w:unhideWhenUsed/>
    <w:rsid w:val="001979B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979BE"/>
  </w:style>
  <w:style w:type="paragraph" w:customStyle="1" w:styleId="ad">
    <w:name w:val="Чертежный"/>
    <w:rsid w:val="001979BE"/>
    <w:pPr>
      <w:spacing w:after="0" w:line="240" w:lineRule="auto"/>
      <w:jc w:val="both"/>
    </w:pPr>
    <w:rPr>
      <w:rFonts w:ascii="ISOCPEUR" w:eastAsia="Times New Roman" w:hAnsi="ISOCPEUR" w:cs="Times New Roman"/>
      <w:i/>
      <w:sz w:val="28"/>
      <w:szCs w:val="20"/>
      <w:lang w:val="uk-UA" w:eastAsia="ru-RU"/>
    </w:rPr>
  </w:style>
  <w:style w:type="character" w:styleId="ae">
    <w:name w:val="page number"/>
    <w:basedOn w:val="a0"/>
    <w:rsid w:val="001979BE"/>
  </w:style>
  <w:style w:type="character" w:customStyle="1" w:styleId="30">
    <w:name w:val="Заголовок 3 Знак"/>
    <w:basedOn w:val="a0"/>
    <w:link w:val="3"/>
    <w:uiPriority w:val="9"/>
    <w:semiHidden/>
    <w:rsid w:val="004C03E1"/>
    <w:rPr>
      <w:rFonts w:asciiTheme="majorHAnsi" w:eastAsiaTheme="majorEastAsia" w:hAnsiTheme="majorHAnsi" w:cstheme="majorBidi"/>
      <w:b/>
      <w:bCs/>
      <w:color w:val="5B9BD5" w:themeColor="accent1"/>
    </w:rPr>
  </w:style>
  <w:style w:type="character" w:customStyle="1" w:styleId="21">
    <w:name w:val="Основной текст (2)_"/>
    <w:link w:val="22"/>
    <w:rsid w:val="00DB0A99"/>
    <w:rPr>
      <w:sz w:val="23"/>
      <w:szCs w:val="23"/>
      <w:shd w:val="clear" w:color="auto" w:fill="FFFFFF"/>
    </w:rPr>
  </w:style>
  <w:style w:type="paragraph" w:customStyle="1" w:styleId="22">
    <w:name w:val="Основной текст (2)"/>
    <w:basedOn w:val="a"/>
    <w:link w:val="21"/>
    <w:rsid w:val="00DB0A99"/>
    <w:pPr>
      <w:shd w:val="clear" w:color="auto" w:fill="FFFFFF"/>
      <w:spacing w:before="660" w:after="660" w:line="408" w:lineRule="exact"/>
      <w:jc w:val="center"/>
    </w:pPr>
    <w:rPr>
      <w:sz w:val="23"/>
      <w:szCs w:val="23"/>
    </w:rPr>
  </w:style>
  <w:style w:type="paragraph" w:styleId="af">
    <w:name w:val="TOC Heading"/>
    <w:basedOn w:val="1"/>
    <w:next w:val="a"/>
    <w:uiPriority w:val="39"/>
    <w:unhideWhenUsed/>
    <w:qFormat/>
    <w:rsid w:val="009F64DD"/>
    <w:pPr>
      <w:keepLines/>
      <w:spacing w:before="480" w:line="276" w:lineRule="auto"/>
      <w:jc w:val="left"/>
      <w:outlineLvl w:val="9"/>
    </w:pPr>
    <w:rPr>
      <w:rFonts w:asciiTheme="majorHAnsi" w:eastAsiaTheme="majorEastAsia" w:hAnsiTheme="majorHAnsi" w:cstheme="majorBidi"/>
      <w:b/>
      <w:bCs/>
      <w:color w:val="2E74B5" w:themeColor="accent1" w:themeShade="BF"/>
      <w:szCs w:val="28"/>
    </w:rPr>
  </w:style>
  <w:style w:type="paragraph" w:styleId="23">
    <w:name w:val="toc 2"/>
    <w:basedOn w:val="a"/>
    <w:next w:val="a"/>
    <w:autoRedefine/>
    <w:uiPriority w:val="39"/>
    <w:unhideWhenUsed/>
    <w:rsid w:val="00750790"/>
    <w:pPr>
      <w:tabs>
        <w:tab w:val="right" w:leader="dot" w:pos="9912"/>
      </w:tabs>
      <w:spacing w:after="0" w:line="360" w:lineRule="auto"/>
    </w:pPr>
  </w:style>
  <w:style w:type="paragraph" w:customStyle="1" w:styleId="11">
    <w:name w:val="Абзац списка1"/>
    <w:basedOn w:val="a"/>
    <w:qFormat/>
    <w:rsid w:val="00F736EB"/>
    <w:pPr>
      <w:suppressAutoHyphens/>
      <w:spacing w:after="200" w:line="276" w:lineRule="auto"/>
      <w:ind w:left="720"/>
      <w:textAlignment w:val="baseline"/>
    </w:pPr>
    <w:rPr>
      <w:rFonts w:ascii="Liberation Serif" w:eastAsia="NSimSun" w:hAnsi="Liberation Serif" w:cs="Lucida Sans"/>
      <w:kern w:val="2"/>
      <w:sz w:val="24"/>
      <w:szCs w:val="24"/>
      <w:lang w:eastAsia="zh-CN" w:bidi="hi-IN"/>
    </w:rPr>
  </w:style>
  <w:style w:type="paragraph" w:customStyle="1" w:styleId="af0">
    <w:name w:val="Содержимое таблицы"/>
    <w:basedOn w:val="a"/>
    <w:qFormat/>
    <w:rsid w:val="00F736EB"/>
    <w:pPr>
      <w:widowControl w:val="0"/>
      <w:suppressLineNumbers/>
      <w:suppressAutoHyphens/>
    </w:pPr>
  </w:style>
  <w:style w:type="paragraph" w:styleId="af1">
    <w:name w:val="footnote text"/>
    <w:basedOn w:val="a"/>
    <w:link w:val="af2"/>
    <w:rsid w:val="00F736EB"/>
    <w:pPr>
      <w:widowControl w:val="0"/>
      <w:suppressLineNumbers/>
      <w:suppressAutoHyphens/>
      <w:spacing w:after="0" w:line="240" w:lineRule="auto"/>
      <w:ind w:left="283" w:hanging="283"/>
    </w:pPr>
    <w:rPr>
      <w:rFonts w:ascii="Times New Roman" w:eastAsia="SimSun" w:hAnsi="Times New Roman" w:cs="Mangal"/>
      <w:kern w:val="1"/>
      <w:sz w:val="20"/>
      <w:szCs w:val="20"/>
      <w:lang w:eastAsia="hi-IN" w:bidi="hi-IN"/>
    </w:rPr>
  </w:style>
  <w:style w:type="character" w:customStyle="1" w:styleId="af2">
    <w:name w:val="Текст сноски Знак"/>
    <w:basedOn w:val="a0"/>
    <w:link w:val="af1"/>
    <w:rsid w:val="00F736EB"/>
    <w:rPr>
      <w:rFonts w:ascii="Times New Roman" w:eastAsia="SimSun" w:hAnsi="Times New Roman" w:cs="Mangal"/>
      <w:kern w:val="1"/>
      <w:sz w:val="20"/>
      <w:szCs w:val="20"/>
      <w:lang w:eastAsia="hi-IN" w:bidi="hi-IN"/>
    </w:rPr>
  </w:style>
  <w:style w:type="character" w:styleId="af3">
    <w:name w:val="footnote reference"/>
    <w:semiHidden/>
    <w:rsid w:val="00F736EB"/>
    <w:rPr>
      <w:vertAlign w:val="superscript"/>
    </w:rPr>
  </w:style>
  <w:style w:type="paragraph" w:styleId="af4">
    <w:name w:val="Body Text"/>
    <w:basedOn w:val="a"/>
    <w:link w:val="af5"/>
    <w:rsid w:val="00B61955"/>
    <w:pPr>
      <w:suppressAutoHyphens/>
      <w:spacing w:after="140" w:line="276" w:lineRule="auto"/>
    </w:pPr>
    <w:rPr>
      <w:rFonts w:ascii="Liberation Serif" w:eastAsia="NSimSun" w:hAnsi="Liberation Serif" w:cs="Lucida Sans"/>
      <w:kern w:val="2"/>
      <w:sz w:val="24"/>
      <w:szCs w:val="24"/>
      <w:lang w:eastAsia="zh-CN" w:bidi="hi-IN"/>
    </w:rPr>
  </w:style>
  <w:style w:type="character" w:customStyle="1" w:styleId="af5">
    <w:name w:val="Основной текст Знак"/>
    <w:basedOn w:val="a0"/>
    <w:link w:val="af4"/>
    <w:rsid w:val="00B61955"/>
    <w:rPr>
      <w:rFonts w:ascii="Liberation Serif" w:eastAsia="NSimSun" w:hAnsi="Liberation Serif" w:cs="Lucida Sans"/>
      <w:kern w:val="2"/>
      <w:sz w:val="24"/>
      <w:szCs w:val="24"/>
      <w:lang w:eastAsia="zh-CN" w:bidi="hi-IN"/>
    </w:rPr>
  </w:style>
  <w:style w:type="paragraph" w:customStyle="1" w:styleId="24">
    <w:name w:val="Абзац списка2"/>
    <w:basedOn w:val="a"/>
    <w:rsid w:val="00B61955"/>
    <w:pPr>
      <w:suppressAutoHyphens/>
      <w:spacing w:after="200" w:line="276" w:lineRule="auto"/>
      <w:ind w:left="720"/>
      <w:textAlignment w:val="baseline"/>
    </w:pPr>
    <w:rPr>
      <w:rFonts w:ascii="Liberation Serif" w:eastAsia="NSimSun" w:hAnsi="Liberation Serif" w:cs="Lucida Sans"/>
      <w:kern w:val="2"/>
      <w:sz w:val="24"/>
      <w:szCs w:val="24"/>
      <w:lang w:eastAsia="zh-CN" w:bidi="hi-IN"/>
    </w:rPr>
  </w:style>
  <w:style w:type="paragraph" w:styleId="12">
    <w:name w:val="toc 1"/>
    <w:basedOn w:val="a"/>
    <w:next w:val="a"/>
    <w:autoRedefine/>
    <w:uiPriority w:val="39"/>
    <w:unhideWhenUsed/>
    <w:rsid w:val="00C53821"/>
    <w:pPr>
      <w:spacing w:after="100"/>
    </w:pPr>
  </w:style>
  <w:style w:type="paragraph" w:customStyle="1" w:styleId="31">
    <w:name w:val="Абзац списка3"/>
    <w:basedOn w:val="a"/>
    <w:rsid w:val="008E0B82"/>
    <w:pPr>
      <w:suppressAutoHyphens/>
      <w:spacing w:after="200" w:line="276" w:lineRule="auto"/>
      <w:ind w:left="720"/>
    </w:pPr>
    <w:rPr>
      <w:rFonts w:ascii="Liberation Serif" w:eastAsia="NSimSun" w:hAnsi="Liberation Serif" w:cs="Lucida Sans"/>
      <w:kern w:val="2"/>
      <w:sz w:val="24"/>
      <w:szCs w:val="24"/>
      <w:lang w:eastAsia="zh-CN" w:bidi="hi-IN"/>
    </w:rPr>
  </w:style>
  <w:style w:type="character" w:styleId="af6">
    <w:name w:val="FollowedHyperlink"/>
    <w:basedOn w:val="a0"/>
    <w:uiPriority w:val="99"/>
    <w:semiHidden/>
    <w:unhideWhenUsed/>
    <w:rsid w:val="00283E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882925">
      <w:bodyDiv w:val="1"/>
      <w:marLeft w:val="0"/>
      <w:marRight w:val="0"/>
      <w:marTop w:val="0"/>
      <w:marBottom w:val="0"/>
      <w:divBdr>
        <w:top w:val="none" w:sz="0" w:space="0" w:color="auto"/>
        <w:left w:val="none" w:sz="0" w:space="0" w:color="auto"/>
        <w:bottom w:val="none" w:sz="0" w:space="0" w:color="auto"/>
        <w:right w:val="none" w:sz="0" w:space="0" w:color="auto"/>
      </w:divBdr>
    </w:div>
    <w:div w:id="622200680">
      <w:bodyDiv w:val="1"/>
      <w:marLeft w:val="0"/>
      <w:marRight w:val="0"/>
      <w:marTop w:val="0"/>
      <w:marBottom w:val="0"/>
      <w:divBdr>
        <w:top w:val="none" w:sz="0" w:space="0" w:color="auto"/>
        <w:left w:val="none" w:sz="0" w:space="0" w:color="auto"/>
        <w:bottom w:val="none" w:sz="0" w:space="0" w:color="auto"/>
        <w:right w:val="none" w:sz="0" w:space="0" w:color="auto"/>
      </w:divBdr>
    </w:div>
    <w:div w:id="1032726381">
      <w:bodyDiv w:val="1"/>
      <w:marLeft w:val="0"/>
      <w:marRight w:val="0"/>
      <w:marTop w:val="0"/>
      <w:marBottom w:val="0"/>
      <w:divBdr>
        <w:top w:val="none" w:sz="0" w:space="0" w:color="auto"/>
        <w:left w:val="none" w:sz="0" w:space="0" w:color="auto"/>
        <w:bottom w:val="none" w:sz="0" w:space="0" w:color="auto"/>
        <w:right w:val="none" w:sz="0" w:space="0" w:color="auto"/>
      </w:divBdr>
      <w:divsChild>
        <w:div w:id="1471247265">
          <w:marLeft w:val="0"/>
          <w:marRight w:val="0"/>
          <w:marTop w:val="0"/>
          <w:marBottom w:val="0"/>
          <w:divBdr>
            <w:top w:val="none" w:sz="0" w:space="0" w:color="auto"/>
            <w:left w:val="none" w:sz="0" w:space="0" w:color="auto"/>
            <w:bottom w:val="none" w:sz="0" w:space="0" w:color="auto"/>
            <w:right w:val="none" w:sz="0" w:space="0" w:color="auto"/>
          </w:divBdr>
        </w:div>
      </w:divsChild>
    </w:div>
    <w:div w:id="1060056313">
      <w:bodyDiv w:val="1"/>
      <w:marLeft w:val="0"/>
      <w:marRight w:val="0"/>
      <w:marTop w:val="0"/>
      <w:marBottom w:val="0"/>
      <w:divBdr>
        <w:top w:val="none" w:sz="0" w:space="0" w:color="auto"/>
        <w:left w:val="none" w:sz="0" w:space="0" w:color="auto"/>
        <w:bottom w:val="none" w:sz="0" w:space="0" w:color="auto"/>
        <w:right w:val="none" w:sz="0" w:space="0" w:color="auto"/>
      </w:divBdr>
    </w:div>
    <w:div w:id="1204950369">
      <w:bodyDiv w:val="1"/>
      <w:marLeft w:val="0"/>
      <w:marRight w:val="0"/>
      <w:marTop w:val="0"/>
      <w:marBottom w:val="0"/>
      <w:divBdr>
        <w:top w:val="none" w:sz="0" w:space="0" w:color="auto"/>
        <w:left w:val="none" w:sz="0" w:space="0" w:color="auto"/>
        <w:bottom w:val="none" w:sz="0" w:space="0" w:color="auto"/>
        <w:right w:val="none" w:sz="0" w:space="0" w:color="auto"/>
      </w:divBdr>
    </w:div>
    <w:div w:id="1279870781">
      <w:bodyDiv w:val="1"/>
      <w:marLeft w:val="0"/>
      <w:marRight w:val="0"/>
      <w:marTop w:val="0"/>
      <w:marBottom w:val="0"/>
      <w:divBdr>
        <w:top w:val="none" w:sz="0" w:space="0" w:color="auto"/>
        <w:left w:val="none" w:sz="0" w:space="0" w:color="auto"/>
        <w:bottom w:val="none" w:sz="0" w:space="0" w:color="auto"/>
        <w:right w:val="none" w:sz="0" w:space="0" w:color="auto"/>
      </w:divBdr>
    </w:div>
    <w:div w:id="160048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ias-file.nalog.ru/downloads/2022.05.17/gar_xml.zip"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fias-file.nalog.ru/downloads/2022.05.17/gar_delta_xml.zip"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ias-file.nalog.ru/downloads/2022.05.17/gar_xml.zip" TargetMode="External"/><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hyperlink" Target="https://fias-file.nalog.ru/downloads/2022.05.17/gar_delta_xml.zip" TargetMode="External"/><Relationship Id="rId19" Type="http://schemas.openxmlformats.org/officeDocument/2006/relationships/image" Target="media/image6.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topuch.ru/trebovaniya-k-funkcionalenim-harakteristikam-sredstv-kud/index.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0294A-19BC-450F-AA7D-C476A43EF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6796</Words>
  <Characters>38740</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209-prepodavatel</dc:creator>
  <cp:lastModifiedBy>lucas</cp:lastModifiedBy>
  <cp:revision>2</cp:revision>
  <cp:lastPrinted>2022-01-11T21:04:00Z</cp:lastPrinted>
  <dcterms:created xsi:type="dcterms:W3CDTF">2022-07-04T19:52:00Z</dcterms:created>
  <dcterms:modified xsi:type="dcterms:W3CDTF">2022-07-04T19:52:00Z</dcterms:modified>
</cp:coreProperties>
</file>