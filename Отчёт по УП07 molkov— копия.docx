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F2ECB" w14:textId="77777777" w:rsidR="002931A7" w:rsidRPr="002E2F72" w:rsidRDefault="002931A7" w:rsidP="002E2F72">
      <w:pPr>
        <w:spacing w:after="0" w:line="360" w:lineRule="auto"/>
        <w:jc w:val="center"/>
        <w:rPr>
          <w:rFonts w:ascii="Times New Roman" w:hAnsi="Times New Roman" w:cs="Times New Roman"/>
          <w:sz w:val="28"/>
          <w:szCs w:val="28"/>
        </w:rPr>
      </w:pPr>
      <w:r w:rsidRPr="002E2F72">
        <w:rPr>
          <w:rFonts w:ascii="Times New Roman" w:hAnsi="Times New Roman" w:cs="Times New Roman"/>
          <w:sz w:val="28"/>
          <w:szCs w:val="28"/>
        </w:rPr>
        <w:t>СОДЕРЖАНИЕ</w:t>
      </w:r>
    </w:p>
    <w:p w14:paraId="5B02FF08" w14:textId="77777777" w:rsidR="00303CC9" w:rsidRPr="002E2F72" w:rsidRDefault="00303CC9" w:rsidP="002E2F72">
      <w:pPr>
        <w:spacing w:after="0" w:line="360" w:lineRule="auto"/>
        <w:ind w:firstLine="709"/>
        <w:jc w:val="both"/>
        <w:rPr>
          <w:rFonts w:ascii="Times New Roman" w:hAnsi="Times New Roman" w:cs="Times New Roman"/>
          <w:b/>
          <w:sz w:val="28"/>
          <w:szCs w:val="28"/>
        </w:rPr>
      </w:pPr>
    </w:p>
    <w:sdt>
      <w:sdtPr>
        <w:rPr>
          <w:rFonts w:ascii="Times New Roman" w:hAnsi="Times New Roman" w:cs="Times New Roman"/>
          <w:sz w:val="28"/>
          <w:szCs w:val="28"/>
        </w:rPr>
        <w:id w:val="944499764"/>
        <w:docPartObj>
          <w:docPartGallery w:val="Table of Contents"/>
          <w:docPartUnique/>
        </w:docPartObj>
      </w:sdtPr>
      <w:sdtEndPr>
        <w:rPr>
          <w:rFonts w:asciiTheme="minorHAnsi" w:hAnsiTheme="minorHAnsi" w:cstheme="minorBidi"/>
          <w:b/>
          <w:bCs/>
          <w:sz w:val="22"/>
          <w:szCs w:val="22"/>
        </w:rPr>
      </w:sdtEndPr>
      <w:sdtContent>
        <w:p w14:paraId="3A1FEAF6" w14:textId="38FC033D" w:rsidR="00FA5CAC" w:rsidRPr="00FA5CAC" w:rsidRDefault="0034642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r w:rsidRPr="002E2F72">
            <w:rPr>
              <w:rFonts w:ascii="Times New Roman" w:hAnsi="Times New Roman" w:cs="Times New Roman"/>
              <w:sz w:val="28"/>
              <w:szCs w:val="28"/>
            </w:rPr>
            <w:fldChar w:fldCharType="begin"/>
          </w:r>
          <w:r w:rsidR="009F64DD" w:rsidRPr="002E2F72">
            <w:rPr>
              <w:rFonts w:ascii="Times New Roman" w:hAnsi="Times New Roman" w:cs="Times New Roman"/>
              <w:sz w:val="28"/>
              <w:szCs w:val="28"/>
            </w:rPr>
            <w:instrText xml:space="preserve"> TOC \o "1-3" \h \z \u </w:instrText>
          </w:r>
          <w:r w:rsidRPr="002E2F72">
            <w:rPr>
              <w:rFonts w:ascii="Times New Roman" w:hAnsi="Times New Roman" w:cs="Times New Roman"/>
              <w:sz w:val="28"/>
              <w:szCs w:val="28"/>
            </w:rPr>
            <w:fldChar w:fldCharType="separate"/>
          </w:r>
          <w:hyperlink w:anchor="_Toc105831986" w:history="1">
            <w:r w:rsidR="00FA5CAC" w:rsidRPr="00FA5CAC">
              <w:rPr>
                <w:rStyle w:val="a3"/>
                <w:rFonts w:ascii="Times New Roman" w:hAnsi="Times New Roman" w:cs="Times New Roman"/>
                <w:noProof/>
                <w:sz w:val="28"/>
                <w:szCs w:val="28"/>
              </w:rPr>
              <w:t>1 ЦЕЛИ И ЗАДАЧИ УЧЕБНОЙ ПРАКТИКИ. ИЗУЧЕНИЕ ИНСТРУКЦИЯ ПО ТЕХНИКЕ БЕЗОПАСНОСТИ ПРИ РАБОТЕ НА ПК.</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_Toc105831986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5</w:t>
            </w:r>
            <w:r w:rsidR="00FA5CAC" w:rsidRPr="00FA5CAC">
              <w:rPr>
                <w:rFonts w:ascii="Times New Roman" w:hAnsi="Times New Roman" w:cs="Times New Roman"/>
                <w:noProof/>
                <w:webHidden/>
                <w:sz w:val="28"/>
                <w:szCs w:val="28"/>
              </w:rPr>
              <w:fldChar w:fldCharType="end"/>
            </w:r>
          </w:hyperlink>
        </w:p>
        <w:p w14:paraId="7585A9EB" w14:textId="53826FF4" w:rsidR="00FA5CAC" w:rsidRPr="00FA5CAC" w:rsidRDefault="00AE66C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hyperlink w:anchor="_Toc105831987" w:history="1">
            <w:r w:rsidR="00FA5CAC" w:rsidRPr="00FA5CAC">
              <w:rPr>
                <w:rStyle w:val="a3"/>
                <w:rFonts w:ascii="Times New Roman" w:hAnsi="Times New Roman" w:cs="Times New Roman"/>
                <w:noProof/>
                <w:sz w:val="28"/>
                <w:szCs w:val="28"/>
              </w:rPr>
              <w:t>2 ОСУЩЕСТВЛЕНИЕ АДМИНИСТРИРОВАНИЕ БАЗ ДАННЫХ В РАМКАХ СВОЕЙ КОМПЕТЕНЦИИ</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_Toc105831987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12</w:t>
            </w:r>
            <w:r w:rsidR="00FA5CAC" w:rsidRPr="00FA5CAC">
              <w:rPr>
                <w:rFonts w:ascii="Times New Roman" w:hAnsi="Times New Roman" w:cs="Times New Roman"/>
                <w:noProof/>
                <w:webHidden/>
                <w:sz w:val="28"/>
                <w:szCs w:val="28"/>
              </w:rPr>
              <w:fldChar w:fldCharType="end"/>
            </w:r>
          </w:hyperlink>
        </w:p>
        <w:p w14:paraId="23D4924F" w14:textId="3B4914BC" w:rsidR="00FA5CAC" w:rsidRPr="00FA5CAC" w:rsidRDefault="00AE66C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hyperlink w:anchor="_Toc105831988" w:history="1">
            <w:r w:rsidR="00FA5CAC" w:rsidRPr="00FA5CAC">
              <w:rPr>
                <w:rStyle w:val="a3"/>
                <w:rFonts w:ascii="Times New Roman" w:hAnsi="Times New Roman" w:cs="Times New Roman"/>
                <w:noProof/>
                <w:sz w:val="28"/>
                <w:szCs w:val="28"/>
              </w:rPr>
              <w:t>2.1 Создание резервных копий баз данных. Восстановление базы данных.</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_Toc105831988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12</w:t>
            </w:r>
            <w:r w:rsidR="00FA5CAC" w:rsidRPr="00FA5CAC">
              <w:rPr>
                <w:rFonts w:ascii="Times New Roman" w:hAnsi="Times New Roman" w:cs="Times New Roman"/>
                <w:noProof/>
                <w:webHidden/>
                <w:sz w:val="28"/>
                <w:szCs w:val="28"/>
              </w:rPr>
              <w:fldChar w:fldCharType="end"/>
            </w:r>
          </w:hyperlink>
        </w:p>
        <w:p w14:paraId="2CFDB6F1" w14:textId="1EC678E2" w:rsidR="00FA5CAC" w:rsidRPr="00FA5CAC" w:rsidRDefault="00AE66C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hyperlink w:anchor="_Toc105831989" w:history="1">
            <w:r w:rsidR="00FA5CAC" w:rsidRPr="00FA5CAC">
              <w:rPr>
                <w:rStyle w:val="a3"/>
                <w:rFonts w:ascii="Times New Roman" w:hAnsi="Times New Roman" w:cs="Times New Roman"/>
                <w:noProof/>
                <w:sz w:val="28"/>
                <w:szCs w:val="28"/>
              </w:rPr>
              <w:t>2.2 Мониторинг активности портов. Блокирование портов.</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_Toc105831989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14</w:t>
            </w:r>
            <w:r w:rsidR="00FA5CAC" w:rsidRPr="00FA5CAC">
              <w:rPr>
                <w:rFonts w:ascii="Times New Roman" w:hAnsi="Times New Roman" w:cs="Times New Roman"/>
                <w:noProof/>
                <w:webHidden/>
                <w:sz w:val="28"/>
                <w:szCs w:val="28"/>
              </w:rPr>
              <w:fldChar w:fldCharType="end"/>
            </w:r>
          </w:hyperlink>
        </w:p>
        <w:p w14:paraId="1C601804" w14:textId="548F579C" w:rsidR="00FA5CAC" w:rsidRPr="00FA5CAC" w:rsidRDefault="00AE66C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hyperlink w:anchor="_Toc105831990" w:history="1">
            <w:r w:rsidR="00FA5CAC" w:rsidRPr="00FA5CAC">
              <w:rPr>
                <w:rStyle w:val="a3"/>
                <w:rFonts w:ascii="Times New Roman" w:hAnsi="Times New Roman" w:cs="Times New Roman"/>
                <w:noProof/>
                <w:sz w:val="28"/>
                <w:szCs w:val="28"/>
              </w:rPr>
              <w:t>3 ПРОВЕДЕНИЕ АУДИТ СИСТЕМ БЕЗОПАСНОСТИ БАЗ ДАННЫХ И СЕРВЕРОВ, С ИСПОЛЬЗОВАНИЕМ РЕГЛАМЕНТОВ ПО ЗАЩИТЕ ИНФОРМАЦИИ.</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_Toc105831990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17</w:t>
            </w:r>
            <w:r w:rsidR="00FA5CAC" w:rsidRPr="00FA5CAC">
              <w:rPr>
                <w:rFonts w:ascii="Times New Roman" w:hAnsi="Times New Roman" w:cs="Times New Roman"/>
                <w:noProof/>
                <w:webHidden/>
                <w:sz w:val="28"/>
                <w:szCs w:val="28"/>
              </w:rPr>
              <w:fldChar w:fldCharType="end"/>
            </w:r>
          </w:hyperlink>
        </w:p>
        <w:p w14:paraId="2D860A7A" w14:textId="50970223" w:rsidR="00FA5CAC" w:rsidRPr="00FA5CAC" w:rsidRDefault="00AE66C8" w:rsidP="00FA5CAC">
          <w:pPr>
            <w:pStyle w:val="23"/>
            <w:tabs>
              <w:tab w:val="right" w:leader="dot" w:pos="9912"/>
            </w:tabs>
            <w:spacing w:after="0" w:line="360" w:lineRule="auto"/>
            <w:ind w:left="0"/>
            <w:jc w:val="both"/>
            <w:rPr>
              <w:rFonts w:ascii="Times New Roman" w:eastAsiaTheme="minorEastAsia" w:hAnsi="Times New Roman" w:cs="Times New Roman"/>
              <w:noProof/>
              <w:sz w:val="28"/>
              <w:szCs w:val="28"/>
              <w:lang w:eastAsia="ru-RU"/>
            </w:rPr>
          </w:pPr>
          <w:hyperlink w:anchor="_Toc105831991" w:history="1">
            <w:r w:rsidR="00FA5CAC" w:rsidRPr="00FA5CAC">
              <w:rPr>
                <w:rStyle w:val="a3"/>
                <w:rFonts w:ascii="Times New Roman" w:hAnsi="Times New Roman" w:cs="Times New Roman"/>
                <w:noProof/>
                <w:sz w:val="28"/>
                <w:szCs w:val="28"/>
              </w:rPr>
              <w:t>3.1 Проверка наличия и сроков действия сертификатов</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_Toc105831991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17</w:t>
            </w:r>
            <w:r w:rsidR="00FA5CAC" w:rsidRPr="00FA5CAC">
              <w:rPr>
                <w:rFonts w:ascii="Times New Roman" w:hAnsi="Times New Roman" w:cs="Times New Roman"/>
                <w:noProof/>
                <w:webHidden/>
                <w:sz w:val="28"/>
                <w:szCs w:val="28"/>
              </w:rPr>
              <w:fldChar w:fldCharType="end"/>
            </w:r>
          </w:hyperlink>
        </w:p>
        <w:p w14:paraId="0A4CA691" w14:textId="5D6DA4CA" w:rsidR="00FA5CAC" w:rsidRDefault="00AE66C8" w:rsidP="00FA5CAC">
          <w:pPr>
            <w:pStyle w:val="23"/>
            <w:tabs>
              <w:tab w:val="right" w:leader="dot" w:pos="9912"/>
            </w:tabs>
            <w:spacing w:after="0" w:line="360" w:lineRule="auto"/>
            <w:ind w:left="0"/>
            <w:jc w:val="both"/>
            <w:rPr>
              <w:rFonts w:eastAsiaTheme="minorEastAsia"/>
              <w:noProof/>
              <w:lang w:eastAsia="ru-RU"/>
            </w:rPr>
          </w:pPr>
          <w:hyperlink w:anchor="_Toc105831992" w:history="1">
            <w:r w:rsidR="00FA5CAC" w:rsidRPr="00FA5CAC">
              <w:rPr>
                <w:rStyle w:val="a3"/>
                <w:rFonts w:ascii="Times New Roman" w:hAnsi="Times New Roman" w:cs="Times New Roman"/>
                <w:noProof/>
                <w:sz w:val="28"/>
                <w:szCs w:val="28"/>
              </w:rPr>
              <w:t>3.2 Планирование автоматизированных систем для обслуживания баз данных. Планирование автоматизированных систем для обслуживания серверов.</w:t>
            </w:r>
            <w:r w:rsidR="00FA5CAC" w:rsidRPr="00FA5CAC">
              <w:rPr>
                <w:rFonts w:ascii="Times New Roman" w:hAnsi="Times New Roman" w:cs="Times New Roman"/>
                <w:noProof/>
                <w:webHidden/>
                <w:sz w:val="28"/>
                <w:szCs w:val="28"/>
              </w:rPr>
              <w:tab/>
            </w:r>
            <w:r w:rsidR="00FA5CAC" w:rsidRPr="00FA5CAC">
              <w:rPr>
                <w:rFonts w:ascii="Times New Roman" w:hAnsi="Times New Roman" w:cs="Times New Roman"/>
                <w:noProof/>
                <w:webHidden/>
                <w:sz w:val="28"/>
                <w:szCs w:val="28"/>
              </w:rPr>
              <w:fldChar w:fldCharType="begin"/>
            </w:r>
            <w:r w:rsidR="00FA5CAC" w:rsidRPr="00FA5CAC">
              <w:rPr>
                <w:rFonts w:ascii="Times New Roman" w:hAnsi="Times New Roman" w:cs="Times New Roman"/>
                <w:noProof/>
                <w:webHidden/>
                <w:sz w:val="28"/>
                <w:szCs w:val="28"/>
              </w:rPr>
              <w:instrText xml:space="preserve"> PAGEREF _Toc105831992 \h </w:instrText>
            </w:r>
            <w:r w:rsidR="00FA5CAC" w:rsidRPr="00FA5CAC">
              <w:rPr>
                <w:rFonts w:ascii="Times New Roman" w:hAnsi="Times New Roman" w:cs="Times New Roman"/>
                <w:noProof/>
                <w:webHidden/>
                <w:sz w:val="28"/>
                <w:szCs w:val="28"/>
              </w:rPr>
            </w:r>
            <w:r w:rsidR="00FA5CAC" w:rsidRPr="00FA5CAC">
              <w:rPr>
                <w:rFonts w:ascii="Times New Roman" w:hAnsi="Times New Roman" w:cs="Times New Roman"/>
                <w:noProof/>
                <w:webHidden/>
                <w:sz w:val="28"/>
                <w:szCs w:val="28"/>
              </w:rPr>
              <w:fldChar w:fldCharType="separate"/>
            </w:r>
            <w:r w:rsidR="00FA5CAC" w:rsidRPr="00FA5CAC">
              <w:rPr>
                <w:rFonts w:ascii="Times New Roman" w:hAnsi="Times New Roman" w:cs="Times New Roman"/>
                <w:noProof/>
                <w:webHidden/>
                <w:sz w:val="28"/>
                <w:szCs w:val="28"/>
              </w:rPr>
              <w:t>18</w:t>
            </w:r>
            <w:r w:rsidR="00FA5CAC" w:rsidRPr="00FA5CAC">
              <w:rPr>
                <w:rFonts w:ascii="Times New Roman" w:hAnsi="Times New Roman" w:cs="Times New Roman"/>
                <w:noProof/>
                <w:webHidden/>
                <w:sz w:val="28"/>
                <w:szCs w:val="28"/>
              </w:rPr>
              <w:fldChar w:fldCharType="end"/>
            </w:r>
          </w:hyperlink>
        </w:p>
        <w:p w14:paraId="4196D767" w14:textId="399EBDA7" w:rsidR="009F64DD" w:rsidRDefault="00346428" w:rsidP="002E2F72">
          <w:pPr>
            <w:spacing w:after="0" w:line="360" w:lineRule="auto"/>
            <w:jc w:val="both"/>
          </w:pPr>
          <w:r w:rsidRPr="002E2F72">
            <w:rPr>
              <w:rFonts w:ascii="Times New Roman" w:hAnsi="Times New Roman" w:cs="Times New Roman"/>
              <w:b/>
              <w:bCs/>
              <w:sz w:val="28"/>
              <w:szCs w:val="28"/>
            </w:rPr>
            <w:fldChar w:fldCharType="end"/>
          </w:r>
        </w:p>
      </w:sdtContent>
    </w:sdt>
    <w:p w14:paraId="52D257F8"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6A859EDB"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232C28A1"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701F5FA2"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7EA4BE10"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111C6187"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08D6394F"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1D614732"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37F5052F"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4DD4A282"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716B252C" w14:textId="77777777" w:rsidR="002931A7" w:rsidRPr="000621F7" w:rsidRDefault="002931A7" w:rsidP="0061073A">
      <w:pPr>
        <w:spacing w:after="0" w:line="360" w:lineRule="auto"/>
        <w:ind w:firstLine="709"/>
        <w:jc w:val="center"/>
        <w:rPr>
          <w:rFonts w:ascii="Times New Roman" w:hAnsi="Times New Roman" w:cs="Times New Roman"/>
          <w:b/>
          <w:sz w:val="28"/>
          <w:szCs w:val="28"/>
        </w:rPr>
      </w:pPr>
    </w:p>
    <w:p w14:paraId="367E01EB" w14:textId="77777777" w:rsidR="002931A7" w:rsidRPr="00456B24" w:rsidRDefault="002931A7" w:rsidP="00456B24">
      <w:pPr>
        <w:spacing w:after="0" w:line="360" w:lineRule="auto"/>
        <w:rPr>
          <w:rFonts w:ascii="Times New Roman" w:hAnsi="Times New Roman" w:cs="Times New Roman"/>
          <w:b/>
          <w:sz w:val="28"/>
          <w:szCs w:val="28"/>
          <w:lang w:val="en-US"/>
        </w:rPr>
      </w:pPr>
    </w:p>
    <w:p w14:paraId="1B1C74CE" w14:textId="77777777" w:rsidR="007401A9" w:rsidRDefault="007401A9">
      <w:pPr>
        <w:rPr>
          <w:rFonts w:ascii="Times New Roman" w:hAnsi="Times New Roman" w:cs="Times New Roman"/>
          <w:b/>
          <w:sz w:val="28"/>
          <w:szCs w:val="28"/>
        </w:rPr>
      </w:pPr>
      <w:r>
        <w:rPr>
          <w:rFonts w:ascii="Times New Roman" w:hAnsi="Times New Roman" w:cs="Times New Roman"/>
          <w:b/>
          <w:sz w:val="28"/>
          <w:szCs w:val="28"/>
        </w:rPr>
        <w:br w:type="page"/>
      </w:r>
    </w:p>
    <w:p w14:paraId="7044DF94" w14:textId="77777777" w:rsidR="002E2F72" w:rsidRDefault="002E2F72" w:rsidP="002E2F72">
      <w:pPr>
        <w:spacing w:after="0" w:line="360" w:lineRule="auto"/>
        <w:ind w:firstLine="709"/>
        <w:jc w:val="center"/>
        <w:rPr>
          <w:rStyle w:val="20"/>
          <w:rFonts w:ascii="Times New Roman" w:eastAsiaTheme="minorHAnsi" w:hAnsi="Times New Roman"/>
          <w:szCs w:val="28"/>
        </w:rPr>
      </w:pPr>
      <w:bookmarkStart w:id="0" w:name="_Toc105085102"/>
      <w:bookmarkStart w:id="1" w:name="_Toc105831986"/>
      <w:r>
        <w:rPr>
          <w:rStyle w:val="20"/>
          <w:rFonts w:ascii="Times New Roman" w:eastAsiaTheme="minorHAnsi" w:hAnsi="Times New Roman"/>
          <w:szCs w:val="28"/>
        </w:rPr>
        <w:lastRenderedPageBreak/>
        <w:t>1 ЦЕЛИ И ЗАДАЧИ УЧЕБНОЙ ПРАКТИКИ. ИЗУЧЕНИЕ ИНСТРУКЦИЯ ПО ТЕХНИКЕ БЕЗОПАСНОСТИ ПРИ РАБОТЕ НА ПК.</w:t>
      </w:r>
      <w:bookmarkEnd w:id="0"/>
      <w:bookmarkEnd w:id="1"/>
    </w:p>
    <w:p w14:paraId="1D421253" w14:textId="77777777" w:rsidR="002E2F72" w:rsidRDefault="002E2F72" w:rsidP="002E2F72">
      <w:pPr>
        <w:spacing w:after="0" w:line="360" w:lineRule="auto"/>
        <w:ind w:firstLine="709"/>
        <w:jc w:val="center"/>
        <w:rPr>
          <w:rStyle w:val="20"/>
          <w:rFonts w:ascii="Times New Roman" w:eastAsiaTheme="minorHAnsi" w:hAnsi="Times New Roman"/>
          <w:szCs w:val="28"/>
        </w:rPr>
      </w:pPr>
    </w:p>
    <w:p w14:paraId="0AC5C0D0" w14:textId="77777777" w:rsidR="002E2F72" w:rsidRDefault="002E2F72" w:rsidP="002E2F72">
      <w:pPr>
        <w:spacing w:after="0" w:line="360" w:lineRule="auto"/>
        <w:ind w:firstLine="709"/>
        <w:jc w:val="both"/>
      </w:pPr>
      <w:r>
        <w:rPr>
          <w:rFonts w:ascii="Times New Roman" w:hAnsi="Times New Roman" w:cs="Times New Roman"/>
          <w:sz w:val="28"/>
          <w:szCs w:val="28"/>
        </w:rPr>
        <w:t xml:space="preserve">Цели, задачи и содержание учебной практики определяются требованиями к результатам практики, установленными ФГОС в части общих, и профессиональных компетенций. </w:t>
      </w:r>
    </w:p>
    <w:p w14:paraId="5F82AA0D"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учебной практики является формирование у студента практических профессиональных умений, приобретение первоначального практического опыта, реализуемых в рамках модуля ОПОП СПО ПМ.07 по виду профессиональной деятельности код 09.02.07 для последующего освоения ими общих и профессиональных компетенций по специальности «Информационные системы и программирование».</w:t>
      </w:r>
    </w:p>
    <w:p w14:paraId="32C2A14B"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Задачами учебной практики выступают: </w:t>
      </w:r>
    </w:p>
    <w:p w14:paraId="6FB29BA6"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систематизация, конкретизация, обобщение и закрепление теоретических знаний на основе изучения опыта работы конкретной организации; </w:t>
      </w:r>
    </w:p>
    <w:p w14:paraId="320A349A"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приобретение навыков и умений в области профессиональной деятельности; </w:t>
      </w:r>
    </w:p>
    <w:p w14:paraId="4C90D72E"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овладение необходимым набором общих и профессиональных компетенций. </w:t>
      </w:r>
    </w:p>
    <w:p w14:paraId="6B9BD461"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Учебная практика направлена на развитие практических умений и формирование у обучающихся первоначального практического опыта. Практика реализуется в рамках профессионального модуля для последующего освоения обучающимися профессиональных компетенций и развития общих компетенций по выбранной специальности. </w:t>
      </w:r>
    </w:p>
    <w:p w14:paraId="542F70D1"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целью овладения указанным видом деятельности и соответствующими профессиональными компетенциями обучающийся в ходе освоения учебной практики должен: </w:t>
      </w:r>
    </w:p>
    <w:p w14:paraId="3B07EB33"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иметь первоначальный практический опыт: </w:t>
      </w:r>
    </w:p>
    <w:p w14:paraId="39D6E53C"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 участии в соадминистрировании серверов; </w:t>
      </w:r>
    </w:p>
    <w:p w14:paraId="0425033F"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разработке политики безопасности SQL сервера, базы данных и отдельных объектов базы данных; </w:t>
      </w:r>
    </w:p>
    <w:p w14:paraId="1AFA3033"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применении законодательства Российской Федерации в области сертификации программных средств информационных технологий; </w:t>
      </w:r>
    </w:p>
    <w:p w14:paraId="0B17E3BB"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уметь: </w:t>
      </w:r>
    </w:p>
    <w:p w14:paraId="2E883030"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проектировать и создавать базы данных; </w:t>
      </w:r>
    </w:p>
    <w:p w14:paraId="39AD5E34"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выполнять запросы по обработке данных на языке SQL; </w:t>
      </w:r>
    </w:p>
    <w:p w14:paraId="4B03D6A5"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осуществлять основные функции по администрированию баз данных; разрабатывать политику безопасности SQL сервера, базы данных и отдельных объектов базы данных; </w:t>
      </w:r>
    </w:p>
    <w:p w14:paraId="6D4E450A"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владеть технологиями проведения сертификации программного средства.</w:t>
      </w:r>
    </w:p>
    <w:p w14:paraId="6EBB8D50"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Инструктаж по охране труда проводится для ознакомления сотрудников компании с правилами безопасности на рабочем месте. В соответствии со ст. 212 Трудового кодекса РФ работодатель должен организовать подготовку сотрудников для обеспечения безопасности выполнения работ.</w:t>
      </w:r>
    </w:p>
    <w:p w14:paraId="2C29197E" w14:textId="77777777" w:rsidR="002E2F72" w:rsidRDefault="002E2F72" w:rsidP="002E2F72">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Вводный инструктаж по охране труда проводится со всеми вновь принимаемыми на работу независимо от их образования, стажа работы по данной профессии или должности, с временными работниками, командированными, учащимися и студентами, прибывшими на производствен</w:t>
      </w:r>
      <w:r>
        <w:rPr>
          <w:rFonts w:ascii="Times New Roman" w:eastAsia="Times New Roman" w:hAnsi="Times New Roman" w:cs="Times New Roman"/>
          <w:sz w:val="28"/>
          <w:szCs w:val="28"/>
          <w:lang w:eastAsia="ru-RU"/>
        </w:rPr>
        <w:softHyphen/>
        <w:t>ное обучение или практику.</w:t>
      </w:r>
    </w:p>
    <w:p w14:paraId="3FC3D21D" w14:textId="77777777" w:rsidR="002E2F72" w:rsidRDefault="002E2F72" w:rsidP="002E2F72">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Вводный инструктаж на предприятиях проводит инженер по охране труда или лицо, на которое приказом работодателя возложены эти обязанности. Для проведения вводного инструктажа разрабатывают</w:t>
      </w:r>
      <w:r>
        <w:rPr>
          <w:rFonts w:ascii="Times New Roman" w:eastAsia="Times New Roman" w:hAnsi="Times New Roman" w:cs="Times New Roman"/>
          <w:sz w:val="28"/>
          <w:szCs w:val="28"/>
          <w:lang w:eastAsia="ru-RU"/>
        </w:rPr>
        <w:softHyphen/>
        <w:t>ся программа и инструкция, которые утверждаются работодателем.</w:t>
      </w:r>
    </w:p>
    <w:p w14:paraId="5660661F" w14:textId="77777777" w:rsidR="002E2F72" w:rsidRDefault="002E2F72" w:rsidP="002E2F72">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 проведении вводного инструктажа делается запись в журнале регистрации вводного инструктажа с обязательной подписью инструктируемого и инструктирующего, а также в документы о приеме на работу.</w:t>
      </w:r>
    </w:p>
    <w:p w14:paraId="25465363" w14:textId="77777777" w:rsidR="002E2F72" w:rsidRDefault="002E2F72" w:rsidP="002E2F72">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 последующих инструктажей на рабочем месте освобождаются лица, не связанные с обслуживанием, испытанием, наладкой оборудования и инструментом. Составляется Перечень профессий и должностей работников, освобожденных от инструктажей на рабочем месте, который утверждается работодателем.</w:t>
      </w:r>
    </w:p>
    <w:p w14:paraId="2C595285" w14:textId="77777777" w:rsidR="002E2F72" w:rsidRDefault="002E2F72">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6D19D42" w14:textId="15F9D47C" w:rsidR="002E2F72" w:rsidRDefault="002E2F72" w:rsidP="002E2F72">
      <w:pPr>
        <w:shd w:val="clear" w:color="auto" w:fill="FFFFFF"/>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Нормативная база</w:t>
      </w:r>
    </w:p>
    <w:p w14:paraId="028A9C7C"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Признаком того, что сотрудникам необходимо соблюдать правила техники безопасности при использовании компьютера, становится то, что эти вопросы зафиксированы и в действующем законодательстве. Основными нормативными документами, которые содержат обязательные требования, можно считать:</w:t>
      </w:r>
    </w:p>
    <w:p w14:paraId="1AA1FAAB" w14:textId="77777777" w:rsidR="002E2F72" w:rsidRDefault="002E2F72" w:rsidP="002E2F72">
      <w:pPr>
        <w:pStyle w:val="a4"/>
        <w:numPr>
          <w:ilvl w:val="0"/>
          <w:numId w:val="12"/>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Трудовой кодекс;</w:t>
      </w:r>
    </w:p>
    <w:p w14:paraId="531A3FC0" w14:textId="77777777" w:rsidR="002E2F72" w:rsidRDefault="002E2F72" w:rsidP="002E2F72">
      <w:pPr>
        <w:pStyle w:val="a4"/>
        <w:numPr>
          <w:ilvl w:val="0"/>
          <w:numId w:val="12"/>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санитарно-гигиенические нормы и правила СанПиН 2.2.2/2.4.1340-03, утвержденные постановлением Главного государственного санврача от 13 июня 2003 года N 118;</w:t>
      </w:r>
    </w:p>
    <w:p w14:paraId="310C7A20" w14:textId="77777777" w:rsidR="002E2F72" w:rsidRDefault="002E2F72" w:rsidP="002E2F72">
      <w:pPr>
        <w:pStyle w:val="a4"/>
        <w:numPr>
          <w:ilvl w:val="0"/>
          <w:numId w:val="12"/>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межгосударственный стандарт ГОСТ 12.0.003-2015, который содержит список основных вредных и опасных производственные факторов и их классифицирующие признаки;</w:t>
      </w:r>
    </w:p>
    <w:p w14:paraId="46B5DB24" w14:textId="77777777" w:rsidR="002E2F72" w:rsidRDefault="002E2F72" w:rsidP="002E2F72">
      <w:pPr>
        <w:pStyle w:val="a4"/>
        <w:numPr>
          <w:ilvl w:val="0"/>
          <w:numId w:val="12"/>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типовая инструкция ТОИ Р-45-084-01, в которой содержатся основные правила для работников, использующих компьютер;</w:t>
      </w:r>
    </w:p>
    <w:p w14:paraId="49A4D2CA" w14:textId="77777777" w:rsidR="002E2F72" w:rsidRDefault="002E2F72" w:rsidP="002E2F72">
      <w:pPr>
        <w:pStyle w:val="a4"/>
        <w:numPr>
          <w:ilvl w:val="0"/>
          <w:numId w:val="12"/>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другие нормативные документы.</w:t>
      </w:r>
    </w:p>
    <w:p w14:paraId="533759A3"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перечисленных правовых актов, в которых содержатся общие правила защиты персонала при выполнении трудовых обязанностей и техника безопасности во время работы за компьютером, обязательны к исполнению всеми работниками этой категории.</w:t>
      </w:r>
    </w:p>
    <w:p w14:paraId="0D769C48"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Вредоносные факторы</w:t>
      </w:r>
    </w:p>
    <w:p w14:paraId="1A56365F"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персонального компьютера совсем не так безопасно, как можно подумать. Это убедительно подтверждается информацией, содержащейся в стандарте ГОСТ 12.0.003-2015, описывающем основные вредные и опасные факторы такого трудового процесса. В их список входят:</w:t>
      </w:r>
    </w:p>
    <w:p w14:paraId="7870A789"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температура, характерная для отдельных элементов компьютерной техники и создающая общий повышенный температурный фон в рабочем помещении;</w:t>
      </w:r>
    </w:p>
    <w:p w14:paraId="677E5E8E" w14:textId="0C9D3ACE" w:rsidR="002E2F72" w:rsidRPr="002E2F72" w:rsidRDefault="002E2F72" w:rsidP="001F78AB">
      <w:pPr>
        <w:pStyle w:val="a4"/>
        <w:numPr>
          <w:ilvl w:val="0"/>
          <w:numId w:val="13"/>
        </w:numPr>
        <w:suppressAutoHyphens/>
        <w:spacing w:after="0" w:line="360" w:lineRule="auto"/>
        <w:ind w:left="0" w:firstLine="709"/>
        <w:jc w:val="both"/>
        <w:rPr>
          <w:rFonts w:ascii="Times New Roman" w:hAnsi="Times New Roman" w:cs="Times New Roman"/>
          <w:sz w:val="28"/>
          <w:szCs w:val="28"/>
        </w:rPr>
      </w:pPr>
      <w:r w:rsidRPr="002E2F72">
        <w:rPr>
          <w:rFonts w:ascii="Times New Roman" w:hAnsi="Times New Roman" w:cs="Times New Roman"/>
          <w:sz w:val="28"/>
          <w:szCs w:val="28"/>
        </w:rPr>
        <w:t>высокая степень монотонности рабочего процесса;</w:t>
      </w:r>
    </w:p>
    <w:p w14:paraId="75FE4FF7"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значительный уровень зрительный нагрузок, испытываемых работником;</w:t>
      </w:r>
    </w:p>
    <w:p w14:paraId="384EA387"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риск поражения статическим электричеством при случайном контакте с отдельными элементами техники;</w:t>
      </w:r>
    </w:p>
    <w:p w14:paraId="3BE441FE"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недостаточная освещенность рабочей зоны;</w:t>
      </w:r>
    </w:p>
    <w:p w14:paraId="3EC47FD8"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повышенный уровень напряженности электрического и магнитного полей, генерируемых работающей техникой;</w:t>
      </w:r>
    </w:p>
    <w:p w14:paraId="136961C1"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блесткости и контрастности рабочего экрана, негативно влияющий на зрение работника в длительной перспективе;</w:t>
      </w:r>
    </w:p>
    <w:p w14:paraId="4CD7EC40" w14:textId="77777777" w:rsidR="002E2F72" w:rsidRDefault="002E2F72" w:rsidP="002E2F72">
      <w:pPr>
        <w:pStyle w:val="a4"/>
        <w:numPr>
          <w:ilvl w:val="0"/>
          <w:numId w:val="13"/>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другие факторы.</w:t>
      </w:r>
    </w:p>
    <w:p w14:paraId="128F2380" w14:textId="77777777" w:rsidR="002E2F72" w:rsidRDefault="002E2F72" w:rsidP="002E2F72">
      <w:pPr>
        <w:pStyle w:val="a4"/>
        <w:numPr>
          <w:ilvl w:val="0"/>
          <w:numId w:val="11"/>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Гигиенические требования</w:t>
      </w:r>
    </w:p>
    <w:p w14:paraId="1851AD95"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наличием воздействия большого списка вредоносных факторов на работника, требования техники безопасности при работе с компьютером охватывают не только сам процесс труда, но и сопровождающие его обстоятельства, которые также влияют на работоспособность и сохранность здоровья сотрудника на длинных временных горизонтах. Соответствующие правила организации рабочего процесса приведены в СанПиН 2.2.2/2.4.1340-03. Они включают ряд нормативов, которые касаются следующих моментов:</w:t>
      </w:r>
    </w:p>
    <w:p w14:paraId="107CFCEE"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общие правила организации работы с использованием компьютерной и офисной техники;</w:t>
      </w:r>
    </w:p>
    <w:p w14:paraId="25FFFB19"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требования к персональному компьютеру, используемому для постоянной работы сотрудника;</w:t>
      </w:r>
    </w:p>
    <w:p w14:paraId="6850B03E"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требования к помещениям, в которых выполняется работа с применением офисной техники;</w:t>
      </w:r>
    </w:p>
    <w:p w14:paraId="7A862345"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требования к микроклимату для соответствующих рабочих мест, включая содержание в воздухе рабочей зоны аэроионов и вредных химикатов;</w:t>
      </w:r>
    </w:p>
    <w:p w14:paraId="07040BBA"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допустимый уровень шума, генерируемого рабочим оборудованием;</w:t>
      </w:r>
    </w:p>
    <w:p w14:paraId="41428336"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правила организации освещения рабочей зоны;</w:t>
      </w:r>
    </w:p>
    <w:p w14:paraId="2FB081A4"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разрешенные нормативы в отношении параметров электромагнитных полей на рабочих местах;</w:t>
      </w:r>
    </w:p>
    <w:p w14:paraId="216A2DF2"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техника безопасности при пользовании компьютером, которая связана с организацией рабочих мест сотрудников;</w:t>
      </w:r>
    </w:p>
    <w:p w14:paraId="01716DB1"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медицинский контроль за здоровьем персонала;</w:t>
      </w:r>
    </w:p>
    <w:p w14:paraId="7789CB6E" w14:textId="77777777" w:rsidR="002E2F72" w:rsidRDefault="002E2F72" w:rsidP="002E2F72">
      <w:pPr>
        <w:pStyle w:val="a4"/>
        <w:numPr>
          <w:ilvl w:val="0"/>
          <w:numId w:val="14"/>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порядок организации государственного санитарно-эпидемиологического надзора и выполнения производственного контроля.</w:t>
      </w:r>
    </w:p>
    <w:p w14:paraId="7C4E3AA3"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к интересующему нас нормативному документу в табличном виде приводится список максимально допустимых значений по каждому из перечисленных параметров.</w:t>
      </w:r>
    </w:p>
    <w:p w14:paraId="602C785F" w14:textId="77777777" w:rsidR="002E2F72" w:rsidRDefault="002E2F72" w:rsidP="002E2F72">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Инструктаж по технике безопасности за компьютером</w:t>
      </w:r>
    </w:p>
    <w:p w14:paraId="2512C9C7"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донести до работника требования, которые устанавливает техника безопасности при использовании компьютера, работодатель обязан организовать инструктаж. Он проводится на основании специально составленной инструкции, которую обычно разрабатывает специалист по охране труда или непосредственный руководитель работника. Проведение инструктажа нужно организовать до начала самостоятельной работы: специалист допускается к работе только после его прохождения. Это значит, до него донесены правила техники безопасности при работе с компьютером. </w:t>
      </w:r>
    </w:p>
    <w:p w14:paraId="5CD39508"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Инструкция-памятка по технике безопасности за компьютером должна быть выдана каждому работнику в бумажном или электронном виде. Ей можно дать вид легко читаемой инфографики – например, 10 правил техники безопасности за компьютером.</w:t>
      </w:r>
    </w:p>
    <w:p w14:paraId="3C094785" w14:textId="77777777" w:rsidR="002E2F72" w:rsidRDefault="002E2F72" w:rsidP="002E2F72">
      <w:pPr>
        <w:pStyle w:val="a4"/>
        <w:numPr>
          <w:ilvl w:val="0"/>
          <w:numId w:val="11"/>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Меры безопасности перед началом работы</w:t>
      </w:r>
    </w:p>
    <w:p w14:paraId="4B099D92"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проведения инструктажа до работника доводятся сведения о необходимых действиях, выполняемых на каждом этапе рабочего процесса. Техника безопасности в начале работы на компьютере требует выполнения следующих операций:</w:t>
      </w:r>
    </w:p>
    <w:p w14:paraId="4AEEC53A" w14:textId="77777777" w:rsidR="002E2F72" w:rsidRDefault="002E2F72" w:rsidP="002E2F72">
      <w:pPr>
        <w:pStyle w:val="a4"/>
        <w:numPr>
          <w:ilvl w:val="0"/>
          <w:numId w:val="1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проверить исправность элементов электросистемы, обеспечивающей питание компьютера, включая электропроводку, выключатели, вилки и розетки, при помощи которых аппаратура подключается к сети;</w:t>
      </w:r>
    </w:p>
    <w:p w14:paraId="45111E15" w14:textId="77777777" w:rsidR="002E2F72" w:rsidRDefault="002E2F72" w:rsidP="002E2F72">
      <w:pPr>
        <w:pStyle w:val="a4"/>
        <w:numPr>
          <w:ilvl w:val="0"/>
          <w:numId w:val="1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проконтролировать заземление компьютера;</w:t>
      </w:r>
    </w:p>
    <w:p w14:paraId="3CBBE791" w14:textId="77777777" w:rsidR="002E2F72" w:rsidRDefault="002E2F72" w:rsidP="002E2F72">
      <w:pPr>
        <w:pStyle w:val="a4"/>
        <w:numPr>
          <w:ilvl w:val="0"/>
          <w:numId w:val="1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проверить его работоспособность.</w:t>
      </w:r>
    </w:p>
    <w:p w14:paraId="0FAF7AA6"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Техника безопасности возле компьютера в процессе работы</w:t>
      </w:r>
    </w:p>
    <w:p w14:paraId="5A00E508"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выполнении работ нужно соблюдать следующие правила:</w:t>
      </w:r>
    </w:p>
    <w:p w14:paraId="6F5F3C9E" w14:textId="77777777" w:rsidR="002E2F72" w:rsidRDefault="002E2F72" w:rsidP="002E2F72">
      <w:pPr>
        <w:pStyle w:val="a4"/>
        <w:numPr>
          <w:ilvl w:val="0"/>
          <w:numId w:val="16"/>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запрещается класть на корпус и дисплей компьютера посторонние предметы, прикасаться к элементам аппаратуры мокрыми руками, производить чистку корпуса оборудования, находящегося под напряжением, располагать технику близко к жилищно-коммунальным инженерным системам;</w:t>
      </w:r>
    </w:p>
    <w:p w14:paraId="33A57C00" w14:textId="77777777" w:rsidR="002E2F72" w:rsidRDefault="002E2F72" w:rsidP="002E2F72">
      <w:pPr>
        <w:pStyle w:val="a4"/>
        <w:numPr>
          <w:ilvl w:val="0"/>
          <w:numId w:val="16"/>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случае обнаружения неисправности компьютера немедленно прекратить работу и сообщить об этом непосредственному руководителю;</w:t>
      </w:r>
    </w:p>
    <w:p w14:paraId="6E92D68D" w14:textId="77777777" w:rsidR="002E2F72" w:rsidRDefault="002E2F72" w:rsidP="002E2F72">
      <w:pPr>
        <w:pStyle w:val="a4"/>
        <w:numPr>
          <w:ilvl w:val="0"/>
          <w:numId w:val="16"/>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эксплуатировать компьютер только с соблюдением инструкции, установленной производителем;</w:t>
      </w:r>
    </w:p>
    <w:p w14:paraId="123DD52A" w14:textId="77777777" w:rsidR="002E2F72" w:rsidRDefault="002E2F72" w:rsidP="002E2F72">
      <w:pPr>
        <w:pStyle w:val="a4"/>
        <w:numPr>
          <w:ilvl w:val="0"/>
          <w:numId w:val="16"/>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избегать частого и необоснованного включения и выключения компьютера во время работы.</w:t>
      </w:r>
    </w:p>
    <w:p w14:paraId="69275C23" w14:textId="77777777" w:rsidR="002E2F72" w:rsidRDefault="002E2F72" w:rsidP="002E2F72">
      <w:pPr>
        <w:pStyle w:val="a4"/>
        <w:numPr>
          <w:ilvl w:val="0"/>
          <w:numId w:val="11"/>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Техника безопасности по окончанию работы за компьютером</w:t>
      </w:r>
    </w:p>
    <w:p w14:paraId="2606872E"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работы сотруднику нужно выполнить следующие действия:</w:t>
      </w:r>
    </w:p>
    <w:p w14:paraId="637CA8BB" w14:textId="77777777" w:rsidR="002E2F72" w:rsidRDefault="002E2F72" w:rsidP="002E2F72">
      <w:pPr>
        <w:pStyle w:val="a4"/>
        <w:numPr>
          <w:ilvl w:val="0"/>
          <w:numId w:val="17"/>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выключить компьютер с использованием алгоритма, установленного производителем;</w:t>
      </w:r>
    </w:p>
    <w:p w14:paraId="4061F08A" w14:textId="77777777" w:rsidR="002E2F72" w:rsidRDefault="002E2F72" w:rsidP="002E2F72">
      <w:pPr>
        <w:pStyle w:val="a4"/>
        <w:numPr>
          <w:ilvl w:val="0"/>
          <w:numId w:val="17"/>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обесточить периферийное оборудование;</w:t>
      </w:r>
    </w:p>
    <w:p w14:paraId="0855B979" w14:textId="77777777" w:rsidR="002E2F72" w:rsidRDefault="002E2F72" w:rsidP="002E2F72">
      <w:pPr>
        <w:pStyle w:val="a4"/>
        <w:numPr>
          <w:ilvl w:val="0"/>
          <w:numId w:val="17"/>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убедиться в отключении техники;</w:t>
      </w:r>
    </w:p>
    <w:p w14:paraId="5BB91A8A" w14:textId="77777777" w:rsidR="002E2F72" w:rsidRDefault="002E2F72" w:rsidP="002E2F72">
      <w:pPr>
        <w:pStyle w:val="a4"/>
        <w:numPr>
          <w:ilvl w:val="0"/>
          <w:numId w:val="17"/>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выполнить очистку рабочих поверхностей влажной тканью.</w:t>
      </w:r>
    </w:p>
    <w:p w14:paraId="673C1A30" w14:textId="77777777" w:rsidR="002E2F72" w:rsidRDefault="002E2F72" w:rsidP="002E2F72">
      <w:pPr>
        <w:pStyle w:val="a4"/>
        <w:numPr>
          <w:ilvl w:val="0"/>
          <w:numId w:val="11"/>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Правильное расположение за компьютером</w:t>
      </w:r>
    </w:p>
    <w:p w14:paraId="07C59F86"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 </w:t>
      </w:r>
    </w:p>
    <w:p w14:paraId="4385835D"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Они действуют для любых рабочих мест, будь то бухгалтерия, обучающий класс или кабинет информатики. Они включают следующие правила:</w:t>
      </w:r>
    </w:p>
    <w:p w14:paraId="740D5CA6" w14:textId="77777777" w:rsidR="002E2F72" w:rsidRDefault="002E2F72" w:rsidP="002E2F72">
      <w:pPr>
        <w:pStyle w:val="a4"/>
        <w:numPr>
          <w:ilvl w:val="0"/>
          <w:numId w:val="18"/>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полная опора ступнями на пол при посадке;</w:t>
      </w:r>
    </w:p>
    <w:p w14:paraId="3FA852A7" w14:textId="77777777" w:rsidR="002E2F72" w:rsidRDefault="002E2F72" w:rsidP="002E2F72">
      <w:pPr>
        <w:pStyle w:val="a4"/>
        <w:numPr>
          <w:ilvl w:val="0"/>
          <w:numId w:val="18"/>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компьютерной мебели, отвечающей нормам СанПиН 2.2.2/2.4.1340-03;</w:t>
      </w:r>
    </w:p>
    <w:p w14:paraId="37779E5F" w14:textId="77777777" w:rsidR="002E2F72" w:rsidRDefault="002E2F72" w:rsidP="002E2F72">
      <w:pPr>
        <w:pStyle w:val="a4"/>
        <w:numPr>
          <w:ilvl w:val="0"/>
          <w:numId w:val="18"/>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отказ от скрещивания конечностей, способного затруднить кровообращение;</w:t>
      </w:r>
    </w:p>
    <w:p w14:paraId="030363DA" w14:textId="77777777" w:rsidR="002E2F72" w:rsidRDefault="002E2F72" w:rsidP="002E2F72">
      <w:pPr>
        <w:pStyle w:val="a4"/>
        <w:numPr>
          <w:ilvl w:val="0"/>
          <w:numId w:val="18"/>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соблюдение расстояние до монитора компьютера не меньше 45 сантиметров;</w:t>
      </w:r>
    </w:p>
    <w:p w14:paraId="341A64A8" w14:textId="77777777" w:rsidR="002E2F72" w:rsidRDefault="002E2F72" w:rsidP="002E2F72">
      <w:pPr>
        <w:pStyle w:val="a4"/>
        <w:numPr>
          <w:ilvl w:val="0"/>
          <w:numId w:val="18"/>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правильная установка освещения, которое не должно светить в глаза и оставлять блики на рабочем мониторе.</w:t>
      </w:r>
    </w:p>
    <w:p w14:paraId="73945F4A"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облегчения длительной работы эксперты рекомендуют использовать вспомогательное оборудование, например, особые очки, антибликовые мониторы, коврики для мыши и проч. Нарушения техники безопасности при работе на компьютере способны вызвать стойкие расстройства здоровья, которые потом будет трудно ликвидировать.</w:t>
      </w:r>
    </w:p>
    <w:p w14:paraId="1E189E0F" w14:textId="77777777" w:rsidR="002E2F72" w:rsidRDefault="002E2F72" w:rsidP="002E2F72">
      <w:pPr>
        <w:pStyle w:val="a4"/>
        <w:numPr>
          <w:ilvl w:val="0"/>
          <w:numId w:val="11"/>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Режим труда и отдыха</w:t>
      </w:r>
    </w:p>
    <w:p w14:paraId="317468D0"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Длительность непрерывного труда и отдыха для сотрудников, постоянно работающих за персональной офисной техникой, регламентирована на законодательном уровне. Соответствующие нормы приводятся в СанПиН 2.2.2/2.4.1340-03, который устанавливает обязательную продолжительность перерывов в такой работе. Они зависят от длины рабочей смены сотрудника и определяются так:</w:t>
      </w:r>
    </w:p>
    <w:p w14:paraId="59E5B25A" w14:textId="77777777" w:rsidR="002E2F72" w:rsidRDefault="002E2F72" w:rsidP="002E2F72">
      <w:pPr>
        <w:pStyle w:val="a4"/>
        <w:numPr>
          <w:ilvl w:val="0"/>
          <w:numId w:val="19"/>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8-часовой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w:t>
      </w:r>
    </w:p>
    <w:p w14:paraId="5BF808C6" w14:textId="77777777" w:rsidR="002E2F72" w:rsidRDefault="002E2F72" w:rsidP="002E2F72">
      <w:pPr>
        <w:pStyle w:val="a4"/>
        <w:numPr>
          <w:ilvl w:val="0"/>
          <w:numId w:val="19"/>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12-часовой рабочей смене – от 80 до 140 минут.</w:t>
      </w:r>
    </w:p>
    <w:p w14:paraId="55758B37"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Проводить такие перерывы за монитором, тратя их на чтение новостей или онлайн-игры, нельзя. Работнику нужно посвятить их физическим упражнениям, короткой прогулке, гимнастике для глаз и другой активности.</w:t>
      </w:r>
    </w:p>
    <w:p w14:paraId="196A9D6A"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Продолжительность указанных перерывов, согласно действующему Трудовому кодексу, включается в общую длительность рабочего времени: рабочий день сотрудника не продлевается за счет таких периодов отдыха. Также в этом время сотрудник не может привлекаться к другой работе. </w:t>
      </w:r>
    </w:p>
    <w:p w14:paraId="2A25BC95" w14:textId="77777777" w:rsidR="002E2F72" w:rsidRDefault="002E2F72" w:rsidP="002E2F72">
      <w:pPr>
        <w:spacing w:after="0" w:line="360" w:lineRule="auto"/>
        <w:ind w:firstLine="709"/>
        <w:rPr>
          <w:rFonts w:ascii="Times New Roman" w:hAnsi="Times New Roman" w:cs="Times New Roman"/>
          <w:sz w:val="28"/>
          <w:szCs w:val="28"/>
        </w:rPr>
      </w:pPr>
      <w:r>
        <w:br w:type="page"/>
      </w:r>
    </w:p>
    <w:p w14:paraId="04C06824" w14:textId="77777777" w:rsidR="002E2F72" w:rsidRDefault="002E2F72" w:rsidP="002E2F72">
      <w:pPr>
        <w:spacing w:after="0" w:line="360" w:lineRule="auto"/>
        <w:ind w:firstLine="709"/>
        <w:jc w:val="center"/>
        <w:rPr>
          <w:rStyle w:val="20"/>
          <w:rFonts w:ascii="Times New Roman" w:eastAsiaTheme="minorHAnsi" w:hAnsi="Times New Roman"/>
          <w:szCs w:val="28"/>
        </w:rPr>
      </w:pPr>
      <w:bookmarkStart w:id="2" w:name="_Toc105085103"/>
      <w:bookmarkStart w:id="3" w:name="_Toc105831987"/>
      <w:r>
        <w:rPr>
          <w:rStyle w:val="20"/>
          <w:rFonts w:ascii="Times New Roman" w:eastAsiaTheme="minorHAnsi" w:hAnsi="Times New Roman"/>
          <w:szCs w:val="28"/>
        </w:rPr>
        <w:lastRenderedPageBreak/>
        <w:t>2 ОСУЩЕСТВЛЕНИЕ АДМИНИСТРИРОВАНИЕ БАЗ ДАННЫХ В РАМКАХ СВОЕЙ КОМПЕТЕНЦИИ</w:t>
      </w:r>
      <w:bookmarkEnd w:id="2"/>
      <w:bookmarkEnd w:id="3"/>
    </w:p>
    <w:p w14:paraId="6467CF8B" w14:textId="77777777" w:rsidR="002E2F72" w:rsidRDefault="002E2F72" w:rsidP="002E2F72">
      <w:pPr>
        <w:spacing w:after="0" w:line="360" w:lineRule="auto"/>
        <w:ind w:firstLine="709"/>
        <w:jc w:val="center"/>
        <w:rPr>
          <w:rStyle w:val="20"/>
          <w:rFonts w:ascii="Times New Roman" w:eastAsiaTheme="minorHAnsi" w:hAnsi="Times New Roman"/>
          <w:szCs w:val="28"/>
        </w:rPr>
      </w:pPr>
    </w:p>
    <w:p w14:paraId="7D91F69C" w14:textId="77777777" w:rsidR="002E2F72" w:rsidRPr="002E2F72" w:rsidRDefault="002E2F72" w:rsidP="002E2F72">
      <w:pPr>
        <w:pStyle w:val="2"/>
        <w:spacing w:line="360" w:lineRule="auto"/>
        <w:ind w:firstLine="709"/>
        <w:jc w:val="both"/>
        <w:rPr>
          <w:rFonts w:ascii="Times New Roman" w:eastAsiaTheme="minorHAnsi" w:hAnsi="Times New Roman"/>
          <w:sz w:val="22"/>
          <w:szCs w:val="22"/>
          <w:lang w:eastAsia="en-US"/>
        </w:rPr>
      </w:pPr>
      <w:bookmarkStart w:id="4" w:name="_Toc105831988"/>
      <w:r w:rsidRPr="002E2F72">
        <w:rPr>
          <w:rFonts w:ascii="Times New Roman" w:hAnsi="Times New Roman"/>
        </w:rPr>
        <w:t>2.1 Создание резервных копий баз данных. Восстановление базы данных.</w:t>
      </w:r>
      <w:bookmarkEnd w:id="4"/>
    </w:p>
    <w:p w14:paraId="63AECD2F"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 бы произвести резервное копирование нужно:</w:t>
      </w:r>
    </w:p>
    <w:p w14:paraId="4402707F" w14:textId="1C466B5F"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drawing>
          <wp:inline distT="0" distB="0" distL="0" distR="0" wp14:anchorId="3CAA3305" wp14:editId="7C5D7543">
            <wp:extent cx="2614865" cy="1879600"/>
            <wp:effectExtent l="0" t="0" r="0" b="63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7112" b="4180"/>
                    <a:stretch/>
                  </pic:blipFill>
                  <pic:spPr bwMode="auto">
                    <a:xfrm>
                      <a:off x="0" y="0"/>
                      <a:ext cx="2627080" cy="18883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5491DA73" wp14:editId="28D04441">
            <wp:extent cx="2755265" cy="1876475"/>
            <wp:effectExtent l="0" t="0" r="698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438" r="7761" b="15112"/>
                    <a:stretch/>
                  </pic:blipFill>
                  <pic:spPr bwMode="auto">
                    <a:xfrm>
                      <a:off x="0" y="0"/>
                      <a:ext cx="2758490" cy="1878671"/>
                    </a:xfrm>
                    <a:prstGeom prst="rect">
                      <a:avLst/>
                    </a:prstGeom>
                    <a:noFill/>
                    <a:ln>
                      <a:noFill/>
                    </a:ln>
                    <a:extLst>
                      <a:ext uri="{53640926-AAD7-44D8-BBD7-CCE9431645EC}">
                        <a14:shadowObscured xmlns:a14="http://schemas.microsoft.com/office/drawing/2010/main"/>
                      </a:ext>
                    </a:extLst>
                  </pic:spPr>
                </pic:pic>
              </a:graphicData>
            </a:graphic>
          </wp:inline>
        </w:drawing>
      </w:r>
    </w:p>
    <w:p w14:paraId="2CA28B9C" w14:textId="45CA9BE4"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 Расположение кнопки «</w:t>
      </w:r>
      <w:r>
        <w:rPr>
          <w:rFonts w:ascii="Times New Roman" w:hAnsi="Times New Roman" w:cs="Times New Roman"/>
          <w:sz w:val="28"/>
          <w:szCs w:val="28"/>
          <w:lang w:val="en-US"/>
        </w:rPr>
        <w:t>Backup</w:t>
      </w:r>
      <w:r>
        <w:rPr>
          <w:rFonts w:ascii="Times New Roman" w:hAnsi="Times New Roman" w:cs="Times New Roman"/>
          <w:sz w:val="28"/>
          <w:szCs w:val="28"/>
        </w:rPr>
        <w:t xml:space="preserve">» в </w:t>
      </w:r>
      <w:r>
        <w:rPr>
          <w:rFonts w:ascii="Times New Roman" w:hAnsi="Times New Roman" w:cs="Times New Roman"/>
          <w:sz w:val="28"/>
          <w:szCs w:val="28"/>
          <w:lang w:val="en-US"/>
        </w:rPr>
        <w:t>MSQL</w:t>
      </w:r>
      <w:r>
        <w:rPr>
          <w:rFonts w:ascii="Times New Roman" w:hAnsi="Times New Roman" w:cs="Times New Roman"/>
          <w:sz w:val="28"/>
          <w:szCs w:val="28"/>
        </w:rPr>
        <w:t>. Окно выбора расположение файла</w:t>
      </w:r>
      <w:r w:rsidR="00794A71" w:rsidRPr="00E821FA">
        <w:rPr>
          <w:rFonts w:ascii="Times New Roman" w:hAnsi="Times New Roman" w:cs="Times New Roman"/>
          <w:sz w:val="28"/>
          <w:szCs w:val="28"/>
        </w:rPr>
        <w:t>.</w:t>
      </w:r>
    </w:p>
    <w:p w14:paraId="72D2A07B" w14:textId="7407A182"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drawing>
          <wp:inline distT="0" distB="0" distL="0" distR="0" wp14:anchorId="18BF700A" wp14:editId="222A08AC">
            <wp:extent cx="2644926" cy="2459384"/>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3060" t="9822" r="7761" b="21426"/>
                    <a:stretch/>
                  </pic:blipFill>
                  <pic:spPr bwMode="auto">
                    <a:xfrm>
                      <a:off x="0" y="0"/>
                      <a:ext cx="2649203" cy="24633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63CBDC54" wp14:editId="3DC76C75">
            <wp:extent cx="2835910" cy="2443142"/>
            <wp:effectExtent l="0" t="0" r="254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208" t="9968" r="26293" b="15112"/>
                    <a:stretch/>
                  </pic:blipFill>
                  <pic:spPr bwMode="auto">
                    <a:xfrm>
                      <a:off x="0" y="0"/>
                      <a:ext cx="2849864" cy="2455163"/>
                    </a:xfrm>
                    <a:prstGeom prst="rect">
                      <a:avLst/>
                    </a:prstGeom>
                    <a:noFill/>
                    <a:ln>
                      <a:noFill/>
                    </a:ln>
                    <a:extLst>
                      <a:ext uri="{53640926-AAD7-44D8-BBD7-CCE9431645EC}">
                        <a14:shadowObscured xmlns:a14="http://schemas.microsoft.com/office/drawing/2010/main"/>
                      </a:ext>
                    </a:extLst>
                  </pic:spPr>
                </pic:pic>
              </a:graphicData>
            </a:graphic>
          </wp:inline>
        </w:drawing>
      </w:r>
    </w:p>
    <w:p w14:paraId="15639376" w14:textId="08CB4642" w:rsidR="002E2F72" w:rsidRPr="00794A71"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 Выбор расположения файла вручную. Окно списка файлов, которые являются резервными</w:t>
      </w:r>
      <w:r w:rsidR="00794A71" w:rsidRPr="00794A71">
        <w:rPr>
          <w:rFonts w:ascii="Times New Roman" w:hAnsi="Times New Roman" w:cs="Times New Roman"/>
          <w:sz w:val="28"/>
          <w:szCs w:val="28"/>
        </w:rPr>
        <w:t>.</w:t>
      </w:r>
    </w:p>
    <w:p w14:paraId="281CC440" w14:textId="6C24BE82"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lastRenderedPageBreak/>
        <w:drawing>
          <wp:inline distT="0" distB="0" distL="0" distR="0" wp14:anchorId="1FBADBDC" wp14:editId="4BA8FD1C">
            <wp:extent cx="2543175" cy="223012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813" t="9969" r="25993" b="15434"/>
                    <a:stretch/>
                  </pic:blipFill>
                  <pic:spPr bwMode="auto">
                    <a:xfrm>
                      <a:off x="0" y="0"/>
                      <a:ext cx="2543175" cy="22301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58AD7C2F" wp14:editId="24F32BF4">
            <wp:extent cx="2504440" cy="2225675"/>
            <wp:effectExtent l="0" t="0" r="0" b="31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8412"/>
                    <a:stretch/>
                  </pic:blipFill>
                  <pic:spPr bwMode="auto">
                    <a:xfrm>
                      <a:off x="0" y="0"/>
                      <a:ext cx="2504440" cy="2225675"/>
                    </a:xfrm>
                    <a:prstGeom prst="rect">
                      <a:avLst/>
                    </a:prstGeom>
                    <a:noFill/>
                    <a:ln>
                      <a:noFill/>
                    </a:ln>
                    <a:extLst>
                      <a:ext uri="{53640926-AAD7-44D8-BBD7-CCE9431645EC}">
                        <a14:shadowObscured xmlns:a14="http://schemas.microsoft.com/office/drawing/2010/main"/>
                      </a:ext>
                    </a:extLst>
                  </pic:spPr>
                </pic:pic>
              </a:graphicData>
            </a:graphic>
          </wp:inline>
        </w:drawing>
      </w:r>
    </w:p>
    <w:p w14:paraId="72A18F6F" w14:textId="79530FF0"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Подтверждение создания файла резервного копирования. Вкладка «</w:t>
      </w:r>
      <w:r>
        <w:rPr>
          <w:rFonts w:ascii="Times New Roman" w:hAnsi="Times New Roman" w:cs="Times New Roman"/>
          <w:sz w:val="28"/>
          <w:szCs w:val="28"/>
          <w:lang w:val="en-US"/>
        </w:rPr>
        <w:t>Restore</w:t>
      </w:r>
      <w:r w:rsidRPr="00E821F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DataBase</w:t>
      </w:r>
      <w:proofErr w:type="spellEnd"/>
      <w:r>
        <w:rPr>
          <w:rFonts w:ascii="Times New Roman" w:hAnsi="Times New Roman" w:cs="Times New Roman"/>
          <w:sz w:val="28"/>
          <w:szCs w:val="28"/>
        </w:rPr>
        <w:t>»</w:t>
      </w:r>
      <w:r w:rsidR="00794A71" w:rsidRPr="00E821FA">
        <w:rPr>
          <w:rFonts w:ascii="Times New Roman" w:hAnsi="Times New Roman" w:cs="Times New Roman"/>
          <w:sz w:val="28"/>
          <w:szCs w:val="28"/>
        </w:rPr>
        <w:t>.</w:t>
      </w:r>
    </w:p>
    <w:p w14:paraId="3B087A67" w14:textId="4CE24830"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drawing>
          <wp:inline distT="0" distB="0" distL="0" distR="0" wp14:anchorId="0CEC3F59" wp14:editId="0745E22B">
            <wp:extent cx="2628900" cy="219437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437" r="27436" b="17042"/>
                    <a:stretch/>
                  </pic:blipFill>
                  <pic:spPr bwMode="auto">
                    <a:xfrm>
                      <a:off x="0" y="0"/>
                      <a:ext cx="2636247" cy="220050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1FF831DB" wp14:editId="43BDE051">
            <wp:extent cx="2616200" cy="2183765"/>
            <wp:effectExtent l="0" t="0" r="0"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436" t="10932" r="27618" b="17042"/>
                    <a:stretch/>
                  </pic:blipFill>
                  <pic:spPr bwMode="auto">
                    <a:xfrm>
                      <a:off x="0" y="0"/>
                      <a:ext cx="2624795" cy="2190939"/>
                    </a:xfrm>
                    <a:prstGeom prst="rect">
                      <a:avLst/>
                    </a:prstGeom>
                    <a:noFill/>
                    <a:ln>
                      <a:noFill/>
                    </a:ln>
                    <a:extLst>
                      <a:ext uri="{53640926-AAD7-44D8-BBD7-CCE9431645EC}">
                        <a14:shadowObscured xmlns:a14="http://schemas.microsoft.com/office/drawing/2010/main"/>
                      </a:ext>
                    </a:extLst>
                  </pic:spPr>
                </pic:pic>
              </a:graphicData>
            </a:graphic>
          </wp:inline>
        </w:drawing>
      </w:r>
    </w:p>
    <w:p w14:paraId="4F4C9C9B" w14:textId="029772B6"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–Выбор местоположения файла на устройстве. Окно добавления файла</w:t>
      </w:r>
      <w:r w:rsidR="00794A71" w:rsidRPr="00E821FA">
        <w:rPr>
          <w:rFonts w:ascii="Times New Roman" w:hAnsi="Times New Roman" w:cs="Times New Roman"/>
          <w:sz w:val="28"/>
          <w:szCs w:val="28"/>
        </w:rPr>
        <w:t>.</w:t>
      </w:r>
    </w:p>
    <w:p w14:paraId="4920C252" w14:textId="71A15126"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drawing>
          <wp:inline distT="0" distB="0" distL="0" distR="0" wp14:anchorId="4EC9979C" wp14:editId="2DE20E29">
            <wp:extent cx="2814320" cy="1843988"/>
            <wp:effectExtent l="0" t="0" r="508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720" t="12218" r="27695" b="17043"/>
                    <a:stretch/>
                  </pic:blipFill>
                  <pic:spPr bwMode="auto">
                    <a:xfrm>
                      <a:off x="0" y="0"/>
                      <a:ext cx="2836289" cy="185838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54B31365" wp14:editId="008F6CE8">
            <wp:extent cx="2446655" cy="1849023"/>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17" t="11897" r="27437" b="17042"/>
                    <a:stretch/>
                  </pic:blipFill>
                  <pic:spPr bwMode="auto">
                    <a:xfrm>
                      <a:off x="0" y="0"/>
                      <a:ext cx="2458808" cy="1858208"/>
                    </a:xfrm>
                    <a:prstGeom prst="rect">
                      <a:avLst/>
                    </a:prstGeom>
                    <a:noFill/>
                    <a:ln>
                      <a:noFill/>
                    </a:ln>
                    <a:extLst>
                      <a:ext uri="{53640926-AAD7-44D8-BBD7-CCE9431645EC}">
                        <a14:shadowObscured xmlns:a14="http://schemas.microsoft.com/office/drawing/2010/main"/>
                      </a:ext>
                    </a:extLst>
                  </pic:spPr>
                </pic:pic>
              </a:graphicData>
            </a:graphic>
          </wp:inline>
        </w:drawing>
      </w:r>
    </w:p>
    <w:p w14:paraId="08CB9FBB" w14:textId="071861CC"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5 – Ручной выбор местоположения файла. Окно подтверждения выбора файла</w:t>
      </w:r>
      <w:r w:rsidR="00794A71" w:rsidRPr="00E821FA">
        <w:rPr>
          <w:rFonts w:ascii="Times New Roman" w:hAnsi="Times New Roman" w:cs="Times New Roman"/>
          <w:sz w:val="28"/>
          <w:szCs w:val="28"/>
        </w:rPr>
        <w:t>.</w:t>
      </w:r>
    </w:p>
    <w:p w14:paraId="06BB778B" w14:textId="6B9807FE" w:rsidR="002E2F72" w:rsidRDefault="00E821FA" w:rsidP="002E2F72">
      <w:pPr>
        <w:spacing w:after="0" w:line="360" w:lineRule="auto"/>
        <w:ind w:firstLine="709"/>
        <w:jc w:val="both"/>
        <w:rPr>
          <w:rFonts w:ascii="Times New Roman" w:hAnsi="Times New Roman" w:cs="Times New Roman"/>
          <w:sz w:val="28"/>
          <w:szCs w:val="28"/>
        </w:rPr>
      </w:pPr>
      <w:r>
        <w:rPr>
          <w:rFonts w:ascii="Calibri" w:hAnsi="Calibri" w:cs="Calibri"/>
          <w:noProof/>
          <w:lang w:eastAsia="ru-RU"/>
        </w:rPr>
        <w:lastRenderedPageBreak/>
        <w:drawing>
          <wp:inline distT="0" distB="0" distL="0" distR="0" wp14:anchorId="42E71FC3" wp14:editId="62C96348">
            <wp:extent cx="2975610" cy="21357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355" t="9969" r="26535" b="15434"/>
                    <a:stretch/>
                  </pic:blipFill>
                  <pic:spPr bwMode="auto">
                    <a:xfrm>
                      <a:off x="0" y="0"/>
                      <a:ext cx="2983796" cy="21415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ru-RU"/>
        </w:rPr>
        <w:drawing>
          <wp:inline distT="0" distB="0" distL="0" distR="0" wp14:anchorId="42777AA8" wp14:editId="7F29C1BB">
            <wp:extent cx="2549525" cy="2126615"/>
            <wp:effectExtent l="0" t="0" r="3175"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617" t="12219" r="27437" b="17364"/>
                    <a:stretch/>
                  </pic:blipFill>
                  <pic:spPr bwMode="auto">
                    <a:xfrm>
                      <a:off x="0" y="0"/>
                      <a:ext cx="2549525" cy="2126615"/>
                    </a:xfrm>
                    <a:prstGeom prst="rect">
                      <a:avLst/>
                    </a:prstGeom>
                    <a:noFill/>
                    <a:ln>
                      <a:noFill/>
                    </a:ln>
                    <a:extLst>
                      <a:ext uri="{53640926-AAD7-44D8-BBD7-CCE9431645EC}">
                        <a14:shadowObscured xmlns:a14="http://schemas.microsoft.com/office/drawing/2010/main"/>
                      </a:ext>
                    </a:extLst>
                  </pic:spPr>
                </pic:pic>
              </a:graphicData>
            </a:graphic>
          </wp:inline>
        </w:drawing>
      </w:r>
    </w:p>
    <w:p w14:paraId="60E5C239" w14:textId="4D6C92FF"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Выбор файлов, отведённых для восстановления. Окно подтверждения восстановления БД</w:t>
      </w:r>
      <w:r w:rsidR="00794A71" w:rsidRPr="00E821FA">
        <w:rPr>
          <w:rFonts w:ascii="Times New Roman" w:hAnsi="Times New Roman" w:cs="Times New Roman"/>
          <w:sz w:val="28"/>
          <w:szCs w:val="28"/>
        </w:rPr>
        <w:t>.</w:t>
      </w:r>
    </w:p>
    <w:p w14:paraId="6958DD6C" w14:textId="4CDA7947" w:rsidR="002E2F72" w:rsidRPr="00B24528"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71B84F6E" wp14:editId="21AF6DDC">
            <wp:extent cx="2225040" cy="34518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5040" cy="3451860"/>
                    </a:xfrm>
                    <a:prstGeom prst="rect">
                      <a:avLst/>
                    </a:prstGeom>
                    <a:noFill/>
                    <a:ln>
                      <a:noFill/>
                    </a:ln>
                  </pic:spPr>
                </pic:pic>
              </a:graphicData>
            </a:graphic>
          </wp:inline>
        </w:drawing>
      </w:r>
    </w:p>
    <w:p w14:paraId="11335479"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 БД находящаяся в меню</w:t>
      </w:r>
    </w:p>
    <w:p w14:paraId="793C706F" w14:textId="77777777" w:rsidR="002E2F72" w:rsidRDefault="002E2F72" w:rsidP="002E2F72">
      <w:pPr>
        <w:spacing w:after="0" w:line="360" w:lineRule="auto"/>
        <w:ind w:firstLine="709"/>
        <w:jc w:val="center"/>
        <w:rPr>
          <w:rFonts w:ascii="Times New Roman" w:hAnsi="Times New Roman" w:cs="Times New Roman"/>
          <w:sz w:val="10"/>
          <w:szCs w:val="10"/>
        </w:rPr>
      </w:pPr>
    </w:p>
    <w:p w14:paraId="1EB2414C" w14:textId="77777777" w:rsidR="002E2F72" w:rsidRPr="002E2F72" w:rsidRDefault="002E2F72" w:rsidP="002E2F72">
      <w:pPr>
        <w:pStyle w:val="2"/>
        <w:spacing w:line="360" w:lineRule="auto"/>
        <w:ind w:firstLine="709"/>
        <w:jc w:val="both"/>
        <w:rPr>
          <w:rFonts w:ascii="Times New Roman" w:hAnsi="Times New Roman"/>
          <w:sz w:val="22"/>
          <w:szCs w:val="22"/>
        </w:rPr>
      </w:pPr>
      <w:bookmarkStart w:id="5" w:name="_Toc105831989"/>
      <w:r w:rsidRPr="002E2F72">
        <w:rPr>
          <w:rFonts w:ascii="Times New Roman" w:hAnsi="Times New Roman"/>
        </w:rPr>
        <w:t>2.2 Мониторинг активности портов. Блокирование портов.</w:t>
      </w:r>
      <w:bookmarkEnd w:id="5"/>
    </w:p>
    <w:p w14:paraId="377FB489" w14:textId="77777777" w:rsidR="002E2F72" w:rsidRDefault="002E2F72" w:rsidP="002E2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Нам необходимо выполнить команду Пуск-Выполнить. Откроется окно Запуск программы, в нем вводим команду «</w:t>
      </w:r>
      <w:proofErr w:type="spellStart"/>
      <w:r>
        <w:rPr>
          <w:rFonts w:ascii="Times New Roman" w:hAnsi="Times New Roman" w:cs="Times New Roman"/>
          <w:sz w:val="28"/>
          <w:szCs w:val="28"/>
        </w:rPr>
        <w:t>cmd</w:t>
      </w:r>
      <w:proofErr w:type="spellEnd"/>
      <w:r>
        <w:rPr>
          <w:rFonts w:ascii="Times New Roman" w:hAnsi="Times New Roman" w:cs="Times New Roman"/>
          <w:sz w:val="28"/>
          <w:szCs w:val="28"/>
        </w:rPr>
        <w:t>». Чтобы вывести все активные подключения TCP и прослушиваемые компьютером порты «TCP/ UDP» вводим команду «</w:t>
      </w:r>
      <w:proofErr w:type="spellStart"/>
      <w:r>
        <w:rPr>
          <w:rFonts w:ascii="Times New Roman" w:hAnsi="Times New Roman" w:cs="Times New Roman"/>
          <w:sz w:val="28"/>
          <w:szCs w:val="28"/>
        </w:rPr>
        <w:t>netstat</w:t>
      </w:r>
      <w:proofErr w:type="spellEnd"/>
      <w:r>
        <w:rPr>
          <w:rFonts w:ascii="Times New Roman" w:hAnsi="Times New Roman" w:cs="Times New Roman"/>
          <w:sz w:val="28"/>
          <w:szCs w:val="28"/>
        </w:rPr>
        <w:t>».</w:t>
      </w:r>
    </w:p>
    <w:p w14:paraId="393DC0E4" w14:textId="04B99DCA" w:rsidR="002E2F72"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46CC2127" wp14:editId="2D2522ED">
            <wp:extent cx="3230880" cy="21107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0880" cy="2110740"/>
                    </a:xfrm>
                    <a:prstGeom prst="rect">
                      <a:avLst/>
                    </a:prstGeom>
                    <a:noFill/>
                    <a:ln>
                      <a:noFill/>
                    </a:ln>
                  </pic:spPr>
                </pic:pic>
              </a:graphicData>
            </a:graphic>
          </wp:inline>
        </w:drawing>
      </w:r>
    </w:p>
    <w:p w14:paraId="111DAB7F"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 Список активных подключений на тестируемом ПК</w:t>
      </w:r>
    </w:p>
    <w:p w14:paraId="3A48D13F" w14:textId="37892038" w:rsidR="002E2F72" w:rsidRDefault="002E2F72" w:rsidP="002E2F72">
      <w:pPr>
        <w:spacing w:after="0" w:line="360" w:lineRule="auto"/>
        <w:ind w:firstLine="709"/>
        <w:jc w:val="both"/>
      </w:pPr>
      <w:r>
        <w:rPr>
          <w:rFonts w:ascii="Times New Roman" w:hAnsi="Times New Roman" w:cs="Times New Roman"/>
          <w:sz w:val="28"/>
          <w:szCs w:val="28"/>
        </w:rPr>
        <w:t xml:space="preserve">Далее был запущен браузер </w:t>
      </w:r>
      <w:r>
        <w:rPr>
          <w:rFonts w:ascii="Times New Roman" w:hAnsi="Times New Roman" w:cs="Times New Roman"/>
          <w:color w:val="000000" w:themeColor="text1"/>
          <w:sz w:val="28"/>
          <w:szCs w:val="28"/>
          <w:lang w:val="en-US"/>
        </w:rPr>
        <w:t>Google</w:t>
      </w:r>
      <w:r w:rsidRPr="002E2F7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Chrome</w:t>
      </w:r>
      <w:r w:rsidR="000F7801">
        <w:rPr>
          <w:rFonts w:ascii="Times New Roman" w:hAnsi="Times New Roman" w:cs="Times New Roman"/>
          <w:sz w:val="28"/>
          <w:szCs w:val="28"/>
        </w:rPr>
        <w:t>, потом открыл</w:t>
      </w:r>
      <w:bookmarkStart w:id="6" w:name="_GoBack"/>
      <w:bookmarkEnd w:id="6"/>
      <w:r>
        <w:rPr>
          <w:rFonts w:ascii="Times New Roman" w:hAnsi="Times New Roman" w:cs="Times New Roman"/>
          <w:sz w:val="28"/>
          <w:szCs w:val="28"/>
        </w:rPr>
        <w:t xml:space="preserve"> страницу поисковой системы Яндекс. На пяти портах мы видим режим ESTABLISHED — соединения установлены, т.е. сетевые службы работают (используются). Четыре порта используются в режиме TIME_WAIT — соединение ожидает разрыва.</w:t>
      </w:r>
    </w:p>
    <w:p w14:paraId="16903AE0" w14:textId="3B79E918"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020A81E" wp14:editId="05057E17">
            <wp:extent cx="2636520" cy="2552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2552700"/>
                    </a:xfrm>
                    <a:prstGeom prst="rect">
                      <a:avLst/>
                    </a:prstGeom>
                    <a:noFill/>
                    <a:ln>
                      <a:noFill/>
                    </a:ln>
                  </pic:spPr>
                </pic:pic>
              </a:graphicData>
            </a:graphic>
          </wp:inline>
        </w:drawing>
      </w:r>
      <w:r>
        <w:rPr>
          <w:noProof/>
          <w:lang w:eastAsia="ru-RU"/>
        </w:rPr>
        <w:drawing>
          <wp:inline distT="0" distB="0" distL="0" distR="0" wp14:anchorId="1FDE3D4C" wp14:editId="64F0DB0E">
            <wp:extent cx="2651760" cy="2567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2567940"/>
                    </a:xfrm>
                    <a:prstGeom prst="rect">
                      <a:avLst/>
                    </a:prstGeom>
                    <a:noFill/>
                    <a:ln>
                      <a:noFill/>
                    </a:ln>
                  </pic:spPr>
                </pic:pic>
              </a:graphicData>
            </a:graphic>
          </wp:inline>
        </w:drawing>
      </w:r>
    </w:p>
    <w:p w14:paraId="362F66D0"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 Активные подключения при работе ПК в Интернет</w:t>
      </w:r>
    </w:p>
    <w:p w14:paraId="5387FF52" w14:textId="1CDDBADE"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BE26181" wp14:editId="701CD329">
            <wp:extent cx="2781300" cy="19964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1996440"/>
                    </a:xfrm>
                    <a:prstGeom prst="rect">
                      <a:avLst/>
                    </a:prstGeom>
                    <a:noFill/>
                    <a:ln>
                      <a:noFill/>
                    </a:ln>
                  </pic:spPr>
                </pic:pic>
              </a:graphicData>
            </a:graphic>
          </wp:inline>
        </w:drawing>
      </w:r>
      <w:r>
        <w:rPr>
          <w:noProof/>
          <w:lang w:eastAsia="ru-RU"/>
        </w:rPr>
        <w:drawing>
          <wp:inline distT="0" distB="0" distL="0" distR="0" wp14:anchorId="26C363FD" wp14:editId="2F45F01C">
            <wp:extent cx="2636520" cy="20040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6520" cy="2004060"/>
                    </a:xfrm>
                    <a:prstGeom prst="rect">
                      <a:avLst/>
                    </a:prstGeom>
                    <a:noFill/>
                    <a:ln>
                      <a:noFill/>
                    </a:ln>
                  </pic:spPr>
                </pic:pic>
              </a:graphicData>
            </a:graphic>
          </wp:inline>
        </w:drawing>
      </w:r>
    </w:p>
    <w:p w14:paraId="235ACAC0" w14:textId="595020D6"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Состояние всех сокетов. Адреса управляющих блоков протокола</w:t>
      </w:r>
      <w:r w:rsidR="00794A71" w:rsidRPr="00E821FA">
        <w:rPr>
          <w:rFonts w:ascii="Times New Roman" w:hAnsi="Times New Roman" w:cs="Times New Roman"/>
          <w:sz w:val="28"/>
          <w:szCs w:val="28"/>
        </w:rPr>
        <w:t>.</w:t>
      </w:r>
    </w:p>
    <w:p w14:paraId="6D20F90B" w14:textId="4B14A951" w:rsidR="002E2F72"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30DF9762" wp14:editId="1C1775F3">
            <wp:extent cx="2918460" cy="214884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8460" cy="2148840"/>
                    </a:xfrm>
                    <a:prstGeom prst="rect">
                      <a:avLst/>
                    </a:prstGeom>
                    <a:noFill/>
                    <a:ln>
                      <a:noFill/>
                    </a:ln>
                  </pic:spPr>
                </pic:pic>
              </a:graphicData>
            </a:graphic>
          </wp:inline>
        </w:drawing>
      </w:r>
      <w:r>
        <w:rPr>
          <w:noProof/>
          <w:lang w:eastAsia="ru-RU"/>
        </w:rPr>
        <w:drawing>
          <wp:inline distT="0" distB="0" distL="0" distR="0" wp14:anchorId="0CBF6678" wp14:editId="577E0C3E">
            <wp:extent cx="2499360" cy="21488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360" cy="2148840"/>
                    </a:xfrm>
                    <a:prstGeom prst="rect">
                      <a:avLst/>
                    </a:prstGeom>
                    <a:noFill/>
                    <a:ln>
                      <a:noFill/>
                    </a:ln>
                  </pic:spPr>
                </pic:pic>
              </a:graphicData>
            </a:graphic>
          </wp:inline>
        </w:drawing>
      </w:r>
    </w:p>
    <w:p w14:paraId="24FF1E46" w14:textId="720884FC" w:rsidR="002E2F72" w:rsidRPr="00794A71" w:rsidRDefault="002E2F72" w:rsidP="002E2F7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11 – Состояние автоматически сконфигурированны</w:t>
      </w:r>
      <w:r w:rsidR="00F3562C">
        <w:rPr>
          <w:rFonts w:ascii="Times New Roman" w:hAnsi="Times New Roman" w:cs="Times New Roman"/>
          <w:sz w:val="28"/>
          <w:szCs w:val="28"/>
        </w:rPr>
        <w:t xml:space="preserve">х </w:t>
      </w:r>
      <w:r w:rsidR="00F3562C" w:rsidRPr="00F3562C">
        <w:rPr>
          <w:rFonts w:ascii="Times New Roman" w:hAnsi="Times New Roman" w:cs="Times New Roman"/>
          <w:sz w:val="28"/>
          <w:szCs w:val="28"/>
        </w:rPr>
        <w:t>интерфейсов</w:t>
      </w:r>
      <w:r w:rsidRPr="00F3562C">
        <w:rPr>
          <w:rFonts w:ascii="Times New Roman" w:hAnsi="Times New Roman" w:cs="Times New Roman"/>
          <w:color w:val="000000" w:themeColor="text1"/>
          <w:sz w:val="28"/>
          <w:szCs w:val="28"/>
        </w:rPr>
        <w:t xml:space="preserve">. </w:t>
      </w:r>
      <w:r>
        <w:rPr>
          <w:rFonts w:ascii="Times New Roman" w:hAnsi="Times New Roman" w:cs="Times New Roman"/>
          <w:sz w:val="28"/>
          <w:szCs w:val="28"/>
        </w:rPr>
        <w:t>Сетевые адреса как числа</w:t>
      </w:r>
      <w:r w:rsidR="00794A71">
        <w:rPr>
          <w:rFonts w:ascii="Times New Roman" w:hAnsi="Times New Roman" w:cs="Times New Roman"/>
          <w:sz w:val="28"/>
          <w:szCs w:val="28"/>
          <w:lang w:val="en-US"/>
        </w:rPr>
        <w:t>.</w:t>
      </w:r>
    </w:p>
    <w:p w14:paraId="6A391FE5" w14:textId="218E485F"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5CAB13C" wp14:editId="04007B7E">
            <wp:extent cx="2849880" cy="18440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1844040"/>
                    </a:xfrm>
                    <a:prstGeom prst="rect">
                      <a:avLst/>
                    </a:prstGeom>
                    <a:noFill/>
                    <a:ln>
                      <a:noFill/>
                    </a:ln>
                  </pic:spPr>
                </pic:pic>
              </a:graphicData>
            </a:graphic>
          </wp:inline>
        </w:drawing>
      </w:r>
      <w:r>
        <w:rPr>
          <w:noProof/>
          <w:lang w:eastAsia="ru-RU"/>
        </w:rPr>
        <w:drawing>
          <wp:inline distT="0" distB="0" distL="0" distR="0" wp14:anchorId="6BFE01A4" wp14:editId="3CE0CBD2">
            <wp:extent cx="2133600" cy="18364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1836420"/>
                    </a:xfrm>
                    <a:prstGeom prst="rect">
                      <a:avLst/>
                    </a:prstGeom>
                    <a:noFill/>
                    <a:ln>
                      <a:noFill/>
                    </a:ln>
                  </pic:spPr>
                </pic:pic>
              </a:graphicData>
            </a:graphic>
          </wp:inline>
        </w:drawing>
      </w:r>
    </w:p>
    <w:p w14:paraId="2C89846F" w14:textId="4BE2B02E" w:rsidR="002E2F72" w:rsidRPr="00E821FA"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12 – Таблицы маршрутизации. Статистическая информация по протоколам</w:t>
      </w:r>
      <w:r w:rsidR="00794A71" w:rsidRPr="00E821FA">
        <w:rPr>
          <w:rFonts w:ascii="Times New Roman" w:hAnsi="Times New Roman" w:cs="Times New Roman"/>
          <w:sz w:val="28"/>
          <w:szCs w:val="28"/>
        </w:rPr>
        <w:t>.</w:t>
      </w:r>
    </w:p>
    <w:p w14:paraId="32AA73E9" w14:textId="7A92776F" w:rsidR="002E2F72"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0A91EF49" wp14:editId="71F2617A">
            <wp:extent cx="2659380" cy="18821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9380" cy="1882140"/>
                    </a:xfrm>
                    <a:prstGeom prst="rect">
                      <a:avLst/>
                    </a:prstGeom>
                    <a:noFill/>
                    <a:ln>
                      <a:noFill/>
                    </a:ln>
                  </pic:spPr>
                </pic:pic>
              </a:graphicData>
            </a:graphic>
          </wp:inline>
        </w:drawing>
      </w:r>
      <w:r>
        <w:rPr>
          <w:noProof/>
          <w:lang w:eastAsia="ru-RU"/>
        </w:rPr>
        <w:drawing>
          <wp:inline distT="0" distB="0" distL="0" distR="0" wp14:anchorId="1B957CFE" wp14:editId="6EDE37A3">
            <wp:extent cx="3048000" cy="18973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897380"/>
                    </a:xfrm>
                    <a:prstGeom prst="rect">
                      <a:avLst/>
                    </a:prstGeom>
                    <a:noFill/>
                    <a:ln>
                      <a:noFill/>
                    </a:ln>
                  </pic:spPr>
                </pic:pic>
              </a:graphicData>
            </a:graphic>
          </wp:inline>
        </w:drawing>
      </w:r>
    </w:p>
    <w:p w14:paraId="502D8676" w14:textId="528DBFA2" w:rsidR="002E2F72" w:rsidRPr="00794A71"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 Статистики или адреса управляющих блоков. Информация об указанном интерфейсе в отдельном столбце</w:t>
      </w:r>
      <w:r w:rsidR="00794A71" w:rsidRPr="00794A71">
        <w:rPr>
          <w:rFonts w:ascii="Times New Roman" w:hAnsi="Times New Roman" w:cs="Times New Roman"/>
          <w:sz w:val="28"/>
          <w:szCs w:val="28"/>
        </w:rPr>
        <w:t>.</w:t>
      </w:r>
    </w:p>
    <w:p w14:paraId="7D8C4E61" w14:textId="13F1E7B8" w:rsidR="002E2F72"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0E8DBF6" wp14:editId="3C75F2D7">
            <wp:extent cx="3291840" cy="9220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1840" cy="922020"/>
                    </a:xfrm>
                    <a:prstGeom prst="rect">
                      <a:avLst/>
                    </a:prstGeom>
                    <a:noFill/>
                    <a:ln>
                      <a:noFill/>
                    </a:ln>
                  </pic:spPr>
                </pic:pic>
              </a:graphicData>
            </a:graphic>
          </wp:inline>
        </w:drawing>
      </w:r>
    </w:p>
    <w:p w14:paraId="0AA7E690"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 – Идентификатор/название процесса, создавшего сокет</w:t>
      </w:r>
      <w:r>
        <w:br w:type="page"/>
      </w:r>
    </w:p>
    <w:p w14:paraId="6644D796" w14:textId="77777777" w:rsidR="002E2F72" w:rsidRDefault="002E2F72" w:rsidP="002E2F72">
      <w:pPr>
        <w:pStyle w:val="2"/>
        <w:spacing w:line="360" w:lineRule="auto"/>
        <w:ind w:firstLine="709"/>
        <w:jc w:val="center"/>
        <w:rPr>
          <w:rFonts w:ascii="Times New Roman" w:hAnsi="Times New Roman"/>
          <w:szCs w:val="28"/>
        </w:rPr>
      </w:pPr>
      <w:bookmarkStart w:id="7" w:name="_Toc105085104"/>
      <w:bookmarkStart w:id="8" w:name="_Toc105831990"/>
      <w:r>
        <w:rPr>
          <w:rFonts w:ascii="Times New Roman" w:hAnsi="Times New Roman"/>
          <w:szCs w:val="28"/>
        </w:rPr>
        <w:lastRenderedPageBreak/>
        <w:t>3 ПРОВЕДЕНИЕ АУДИТ СИСТЕМ БЕЗОПАСНОСТИ БАЗ ДАННЫХ И СЕРВЕРОВ, С ИСПОЛЬЗОВАНИЕМ РЕГЛАМЕНТОВ ПО ЗАЩИТЕ ИНФОРМАЦИИ.</w:t>
      </w:r>
      <w:bookmarkEnd w:id="7"/>
      <w:bookmarkEnd w:id="8"/>
    </w:p>
    <w:p w14:paraId="7A0F74F3" w14:textId="77777777" w:rsidR="002E2F72" w:rsidRDefault="002E2F72" w:rsidP="002E2F72">
      <w:pPr>
        <w:spacing w:after="0" w:line="360" w:lineRule="auto"/>
        <w:ind w:firstLine="709"/>
        <w:jc w:val="center"/>
        <w:rPr>
          <w:rFonts w:ascii="Times New Roman" w:hAnsi="Times New Roman" w:cs="Times New Roman"/>
          <w:sz w:val="28"/>
          <w:szCs w:val="28"/>
          <w:lang w:eastAsia="ru-RU"/>
        </w:rPr>
      </w:pPr>
    </w:p>
    <w:p w14:paraId="3E0677DA" w14:textId="77777777" w:rsidR="002E2F72" w:rsidRPr="002E2F72" w:rsidRDefault="002E2F72" w:rsidP="002E2F72">
      <w:pPr>
        <w:pStyle w:val="2"/>
        <w:spacing w:line="360" w:lineRule="auto"/>
        <w:ind w:firstLine="709"/>
        <w:jc w:val="both"/>
        <w:rPr>
          <w:rFonts w:ascii="Times New Roman" w:hAnsi="Times New Roman"/>
          <w:sz w:val="22"/>
          <w:szCs w:val="22"/>
          <w:lang w:eastAsia="en-US"/>
        </w:rPr>
      </w:pPr>
      <w:bookmarkStart w:id="9" w:name="_Toc105831991"/>
      <w:r w:rsidRPr="002E2F72">
        <w:rPr>
          <w:rFonts w:ascii="Times New Roman" w:hAnsi="Times New Roman"/>
        </w:rPr>
        <w:t>3.1 Проверка наличия и сроков действия сертификатов</w:t>
      </w:r>
      <w:bookmarkEnd w:id="9"/>
    </w:p>
    <w:p w14:paraId="1930BD7D" w14:textId="26B21F5F" w:rsidR="002E2F72" w:rsidRDefault="002E2F72" w:rsidP="002E2F72">
      <w:pPr>
        <w:spacing w:line="360" w:lineRule="auto"/>
        <w:ind w:firstLine="709"/>
        <w:jc w:val="center"/>
        <w:rPr>
          <w:rFonts w:ascii="Times New Roman" w:hAnsi="Times New Roman" w:cs="Times New Roman"/>
          <w:b/>
          <w:sz w:val="28"/>
          <w:szCs w:val="28"/>
        </w:rPr>
      </w:pPr>
      <w:r>
        <w:rPr>
          <w:noProof/>
          <w:lang w:eastAsia="ru-RU"/>
        </w:rPr>
        <w:drawing>
          <wp:inline distT="0" distB="0" distL="0" distR="0" wp14:anchorId="104B5558" wp14:editId="28CEF5A2">
            <wp:extent cx="3246120" cy="381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ческий объект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6120" cy="3810000"/>
                    </a:xfrm>
                    <a:prstGeom prst="rect">
                      <a:avLst/>
                    </a:prstGeom>
                    <a:noFill/>
                    <a:ln>
                      <a:noFill/>
                    </a:ln>
                  </pic:spPr>
                </pic:pic>
              </a:graphicData>
            </a:graphic>
          </wp:inline>
        </w:drawing>
      </w:r>
    </w:p>
    <w:p w14:paraId="7DE22F56"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 – Сертификат системы менеджмента в области информационной системы</w:t>
      </w:r>
    </w:p>
    <w:p w14:paraId="693EE8A8"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sz w:val="28"/>
          <w:szCs w:val="28"/>
        </w:rPr>
      </w:pPr>
      <w:r>
        <w:rPr>
          <w:rFonts w:ascii="Times New Roman" w:hAnsi="Times New Roman" w:cs="Times New Roman"/>
          <w:color w:val="000000"/>
          <w:sz w:val="28"/>
          <w:szCs w:val="28"/>
        </w:rPr>
        <w:t>Орган, создающий систему: ООО «Экспертно-правовое Бюро»</w:t>
      </w:r>
    </w:p>
    <w:p w14:paraId="2D705CF5"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sz w:val="28"/>
          <w:szCs w:val="28"/>
        </w:rPr>
      </w:pPr>
      <w:r>
        <w:rPr>
          <w:rFonts w:ascii="Times New Roman" w:hAnsi="Times New Roman" w:cs="Times New Roman"/>
          <w:sz w:val="28"/>
          <w:szCs w:val="28"/>
        </w:rPr>
        <w:t>Орган, создающий систему: ООО «Экспертно-правовое Бюро»</w:t>
      </w:r>
      <w:bookmarkStart w:id="10" w:name="Bookmark"/>
      <w:bookmarkEnd w:id="10"/>
    </w:p>
    <w:p w14:paraId="4AAAFA5F" w14:textId="1766922B" w:rsidR="002E2F72" w:rsidRDefault="002E2F72" w:rsidP="002E2F72">
      <w:pPr>
        <w:pStyle w:val="a4"/>
        <w:shd w:val="clear" w:color="auto" w:fill="FFFFFF"/>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3515D6CE" wp14:editId="4BDDCF4D">
            <wp:extent cx="1242060" cy="8534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5">
                      <a:extLst>
                        <a:ext uri="{28A0092B-C50C-407E-A947-70E740481C1C}">
                          <a14:useLocalDpi xmlns:a14="http://schemas.microsoft.com/office/drawing/2010/main" val="0"/>
                        </a:ext>
                      </a:extLst>
                    </a:blip>
                    <a:srcRect l="33342" t="60017" r="52644" b="23769"/>
                    <a:stretch>
                      <a:fillRect/>
                    </a:stretch>
                  </pic:blipFill>
                  <pic:spPr bwMode="auto">
                    <a:xfrm>
                      <a:off x="0" y="0"/>
                      <a:ext cx="1242060" cy="853440"/>
                    </a:xfrm>
                    <a:prstGeom prst="rect">
                      <a:avLst/>
                    </a:prstGeom>
                    <a:noFill/>
                    <a:ln>
                      <a:noFill/>
                    </a:ln>
                  </pic:spPr>
                </pic:pic>
              </a:graphicData>
            </a:graphic>
          </wp:inline>
        </w:drawing>
      </w:r>
    </w:p>
    <w:p w14:paraId="1C53E069"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sz w:val="28"/>
          <w:szCs w:val="28"/>
        </w:rPr>
      </w:pPr>
      <w:r>
        <w:rPr>
          <w:rFonts w:ascii="Times New Roman" w:hAnsi="Times New Roman" w:cs="Times New Roman"/>
          <w:sz w:val="28"/>
          <w:szCs w:val="28"/>
        </w:rPr>
        <w:t>Закрытое акционерное общество «БИОНТ»</w:t>
      </w:r>
    </w:p>
    <w:p w14:paraId="58D4E413" w14:textId="77777777" w:rsidR="002E2F72" w:rsidRDefault="002E2F72" w:rsidP="002E2F72">
      <w:pPr>
        <w:pStyle w:val="a4"/>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4.614015, г. Пермь, ул. Краснова, д.24</w:t>
      </w:r>
    </w:p>
    <w:p w14:paraId="7A3E9520"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eastAsia="SimSun" w:hAnsi="Times New Roman" w:cs="Times New Roman"/>
          <w:kern w:val="2"/>
        </w:rPr>
      </w:pPr>
      <w:r>
        <w:rPr>
          <w:rFonts w:ascii="Times New Roman" w:hAnsi="Times New Roman" w:cs="Times New Roman"/>
          <w:sz w:val="28"/>
          <w:szCs w:val="28"/>
        </w:rPr>
        <w:t>3.11.2020</w:t>
      </w:r>
    </w:p>
    <w:p w14:paraId="4DEBDFDD"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rPr>
      </w:pPr>
      <w:r>
        <w:rPr>
          <w:rFonts w:ascii="Times New Roman" w:hAnsi="Times New Roman" w:cs="Times New Roman"/>
          <w:sz w:val="28"/>
          <w:szCs w:val="28"/>
        </w:rPr>
        <w:lastRenderedPageBreak/>
        <w:t>Проектирование разработки, внедрение, тестирование и техническое обслуживания ПО, проектированию объектов, поставке оборудования и программного ПО, технической поддержке и сервисному обслуживанию</w:t>
      </w:r>
    </w:p>
    <w:p w14:paraId="6CF80935"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rPr>
      </w:pPr>
      <w:proofErr w:type="spellStart"/>
      <w:r>
        <w:rPr>
          <w:rFonts w:ascii="Times New Roman" w:hAnsi="Times New Roman" w:cs="Times New Roman"/>
          <w:sz w:val="28"/>
          <w:szCs w:val="28"/>
        </w:rPr>
        <w:t>А.К.Андрианов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Е.В.Лантух</w:t>
      </w:r>
      <w:proofErr w:type="spellEnd"/>
      <w:r>
        <w:rPr>
          <w:rFonts w:ascii="Times New Roman" w:hAnsi="Times New Roman" w:cs="Times New Roman"/>
          <w:sz w:val="28"/>
          <w:szCs w:val="28"/>
        </w:rPr>
        <w:t>.</w:t>
      </w:r>
    </w:p>
    <w:p w14:paraId="028633FD"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rPr>
      </w:pPr>
      <w:r>
        <w:rPr>
          <w:rFonts w:ascii="Times New Roman" w:hAnsi="Times New Roman" w:cs="Times New Roman"/>
          <w:sz w:val="28"/>
          <w:szCs w:val="28"/>
        </w:rPr>
        <w:t>Соответствует требованиям ГОСТ Р ИСО/МЭК 27001-2006(</w:t>
      </w:r>
      <w:r>
        <w:rPr>
          <w:rFonts w:ascii="Times New Roman" w:hAnsi="Times New Roman" w:cs="Times New Roman"/>
          <w:sz w:val="28"/>
          <w:szCs w:val="28"/>
          <w:lang w:val="en-US"/>
        </w:rPr>
        <w:t>ISO</w:t>
      </w:r>
      <w:r>
        <w:rPr>
          <w:rFonts w:ascii="Times New Roman" w:hAnsi="Times New Roman" w:cs="Times New Roman"/>
          <w:sz w:val="28"/>
          <w:szCs w:val="28"/>
        </w:rPr>
        <w:t>/</w:t>
      </w:r>
      <w:r>
        <w:rPr>
          <w:rFonts w:ascii="Times New Roman" w:hAnsi="Times New Roman" w:cs="Times New Roman"/>
          <w:sz w:val="28"/>
          <w:szCs w:val="28"/>
          <w:lang w:val="en-US"/>
        </w:rPr>
        <w:t>IEC</w:t>
      </w:r>
    </w:p>
    <w:p w14:paraId="71851C97"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rPr>
      </w:pPr>
      <w:r>
        <w:rPr>
          <w:rFonts w:ascii="Times New Roman" w:hAnsi="Times New Roman" w:cs="Times New Roman"/>
          <w:sz w:val="28"/>
          <w:szCs w:val="28"/>
        </w:rPr>
        <w:t>Сертификат выдан на основание решения экспертной комиссии</w:t>
      </w:r>
    </w:p>
    <w:p w14:paraId="1AA6C917"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rPr>
      </w:pPr>
      <w:r>
        <w:rPr>
          <w:rFonts w:ascii="Times New Roman" w:hAnsi="Times New Roman" w:cs="Times New Roman"/>
          <w:sz w:val="28"/>
          <w:szCs w:val="28"/>
        </w:rPr>
        <w:t>«</w:t>
      </w:r>
      <w:proofErr w:type="spellStart"/>
      <w:r>
        <w:rPr>
          <w:rFonts w:ascii="Times New Roman" w:hAnsi="Times New Roman" w:cs="Times New Roman"/>
          <w:sz w:val="28"/>
          <w:szCs w:val="28"/>
        </w:rPr>
        <w:t>Рст</w:t>
      </w:r>
      <w:proofErr w:type="spellEnd"/>
      <w:r>
        <w:rPr>
          <w:rFonts w:ascii="Times New Roman" w:hAnsi="Times New Roman" w:cs="Times New Roman"/>
          <w:sz w:val="28"/>
          <w:szCs w:val="28"/>
        </w:rPr>
        <w:t>» расшифровывается маркировка, как «Российский стандарт». Может применяться только в том случае, если производитель имеет документальное подтверждение – сертификат или декларацию соответствия ГОСТ Р., выданные на основании ПП РФ №982.</w:t>
      </w:r>
    </w:p>
    <w:p w14:paraId="0B7D480F" w14:textId="77777777" w:rsidR="002E2F72" w:rsidRDefault="002E2F72" w:rsidP="002E2F72">
      <w:pPr>
        <w:pStyle w:val="a4"/>
        <w:numPr>
          <w:ilvl w:val="0"/>
          <w:numId w:val="20"/>
        </w:numPr>
        <w:shd w:val="clear" w:color="auto" w:fill="FFFFFF"/>
        <w:suppressAutoHyphens/>
        <w:spacing w:after="0" w:line="360" w:lineRule="auto"/>
        <w:ind w:left="0" w:firstLine="357"/>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Основной целью обязательной сертификации является защита прав потребителей от приобретения (использования) товаров, работ, услуг, которые опасны для их жизни, здоровья, имущества, а также для окружающей среды.</w:t>
      </w:r>
    </w:p>
    <w:p w14:paraId="60420C9D" w14:textId="77777777" w:rsidR="002E2F72" w:rsidRDefault="002E2F72" w:rsidP="002E2F72">
      <w:pPr>
        <w:spacing w:after="0" w:line="360" w:lineRule="auto"/>
        <w:ind w:firstLine="709"/>
        <w:jc w:val="center"/>
        <w:rPr>
          <w:rFonts w:ascii="Times New Roman" w:hAnsi="Times New Roman" w:cs="Times New Roman"/>
          <w:sz w:val="10"/>
          <w:szCs w:val="10"/>
        </w:rPr>
      </w:pPr>
    </w:p>
    <w:p w14:paraId="60EAC078" w14:textId="77777777" w:rsidR="002E2F72" w:rsidRPr="002E2F72" w:rsidRDefault="002E2F72" w:rsidP="002E2F72">
      <w:pPr>
        <w:pStyle w:val="2"/>
        <w:spacing w:line="360" w:lineRule="auto"/>
        <w:ind w:firstLine="709"/>
        <w:jc w:val="both"/>
        <w:rPr>
          <w:rFonts w:ascii="Times New Roman" w:hAnsi="Times New Roman"/>
          <w:sz w:val="22"/>
          <w:szCs w:val="22"/>
        </w:rPr>
      </w:pPr>
      <w:bookmarkStart w:id="11" w:name="_Toc105831992"/>
      <w:r w:rsidRPr="002E2F72">
        <w:rPr>
          <w:rFonts w:ascii="Times New Roman" w:hAnsi="Times New Roman"/>
        </w:rPr>
        <w:t>3.2 Планирование автоматизированных систем для обслуживания баз данных. Планирование автоматизированных систем для обслуживания серверов.</w:t>
      </w:r>
      <w:bookmarkEnd w:id="11"/>
    </w:p>
    <w:p w14:paraId="28E6A8D7" w14:textId="010F17D2"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1DE5B67" wp14:editId="6294C9D0">
            <wp:extent cx="2324100" cy="21564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4100" cy="2156460"/>
                    </a:xfrm>
                    <a:prstGeom prst="rect">
                      <a:avLst/>
                    </a:prstGeom>
                    <a:noFill/>
                    <a:ln>
                      <a:noFill/>
                    </a:ln>
                  </pic:spPr>
                </pic:pic>
              </a:graphicData>
            </a:graphic>
          </wp:inline>
        </w:drawing>
      </w:r>
      <w:r>
        <w:rPr>
          <w:noProof/>
          <w:lang w:eastAsia="ru-RU"/>
        </w:rPr>
        <w:drawing>
          <wp:inline distT="0" distB="0" distL="0" distR="0" wp14:anchorId="6A654B98" wp14:editId="267179D1">
            <wp:extent cx="2225040" cy="21488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5040" cy="2148840"/>
                    </a:xfrm>
                    <a:prstGeom prst="rect">
                      <a:avLst/>
                    </a:prstGeom>
                    <a:noFill/>
                    <a:ln>
                      <a:noFill/>
                    </a:ln>
                  </pic:spPr>
                </pic:pic>
              </a:graphicData>
            </a:graphic>
          </wp:inline>
        </w:drawing>
      </w:r>
    </w:p>
    <w:p w14:paraId="33E81380" w14:textId="0B1BA17F"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16 – Свойства службы «</w:t>
      </w:r>
      <w:r w:rsidRPr="002E2F72">
        <w:rPr>
          <w:rFonts w:ascii="Times New Roman" w:hAnsi="Times New Roman" w:cs="Times New Roman"/>
          <w:sz w:val="28"/>
          <w:szCs w:val="28"/>
        </w:rPr>
        <w:t xml:space="preserve">Агент </w:t>
      </w:r>
      <w:r w:rsidRPr="002E2F72">
        <w:rPr>
          <w:rStyle w:val="af0"/>
          <w:rFonts w:ascii="Times New Roman" w:hAnsi="Times New Roman" w:cs="Times New Roman"/>
          <w:i w:val="0"/>
          <w:iCs w:val="0"/>
          <w:sz w:val="28"/>
          <w:szCs w:val="28"/>
          <w:shd w:val="clear" w:color="auto" w:fill="FFFFFF"/>
          <w:lang w:val="en-US"/>
        </w:rPr>
        <w:t>SQL</w:t>
      </w:r>
      <w:r w:rsidRPr="002E2F72">
        <w:rPr>
          <w:rStyle w:val="af0"/>
          <w:rFonts w:ascii="Times New Roman" w:hAnsi="Times New Roman" w:cs="Times New Roman"/>
          <w:i w:val="0"/>
          <w:iCs w:val="0"/>
          <w:sz w:val="28"/>
          <w:szCs w:val="28"/>
          <w:shd w:val="clear" w:color="auto" w:fill="FFFFFF"/>
        </w:rPr>
        <w:t xml:space="preserve"> </w:t>
      </w:r>
      <w:r w:rsidRPr="002E2F72">
        <w:rPr>
          <w:rFonts w:ascii="Times New Roman" w:hAnsi="Times New Roman" w:cs="Times New Roman"/>
          <w:sz w:val="28"/>
          <w:szCs w:val="28"/>
          <w:lang w:val="en-US"/>
        </w:rPr>
        <w:t>Server</w:t>
      </w:r>
      <w:r w:rsidRPr="002E2F72">
        <w:rPr>
          <w:rFonts w:ascii="Times New Roman" w:hAnsi="Times New Roman" w:cs="Times New Roman"/>
          <w:sz w:val="28"/>
          <w:szCs w:val="28"/>
        </w:rPr>
        <w:t>»</w:t>
      </w:r>
    </w:p>
    <w:p w14:paraId="6940F5B5" w14:textId="0C3ECBB9"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B11E381" wp14:editId="209B98BA">
            <wp:extent cx="2026920" cy="16154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6920" cy="1615440"/>
                    </a:xfrm>
                    <a:prstGeom prst="rect">
                      <a:avLst/>
                    </a:prstGeom>
                    <a:noFill/>
                    <a:ln>
                      <a:noFill/>
                    </a:ln>
                  </pic:spPr>
                </pic:pic>
              </a:graphicData>
            </a:graphic>
          </wp:inline>
        </w:drawing>
      </w:r>
    </w:p>
    <w:p w14:paraId="7C1F0348" w14:textId="77777777" w:rsidR="002E2F72" w:rsidRDefault="002E2F72" w:rsidP="002E2F7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Pr>
          <w:rFonts w:ascii="Times New Roman" w:hAnsi="Times New Roman" w:cs="Times New Roman"/>
          <w:sz w:val="28"/>
          <w:szCs w:val="28"/>
          <w:lang w:val="en-US"/>
        </w:rPr>
        <w:t xml:space="preserve"> 17 – </w:t>
      </w:r>
      <w:r>
        <w:rPr>
          <w:rFonts w:ascii="Times New Roman" w:hAnsi="Times New Roman" w:cs="Times New Roman"/>
          <w:sz w:val="28"/>
          <w:szCs w:val="28"/>
        </w:rPr>
        <w:t>Вкладка</w:t>
      </w:r>
      <w:r>
        <w:rPr>
          <w:rFonts w:ascii="Times New Roman" w:hAnsi="Times New Roman" w:cs="Times New Roman"/>
          <w:sz w:val="28"/>
          <w:szCs w:val="28"/>
          <w:lang w:val="en-US"/>
        </w:rPr>
        <w:t xml:space="preserve"> «</w:t>
      </w:r>
      <w:r>
        <w:rPr>
          <w:rFonts w:ascii="Times New Roman" w:hAnsi="Times New Roman" w:cs="Times New Roman"/>
          <w:sz w:val="28"/>
          <w:szCs w:val="28"/>
        </w:rPr>
        <w:t>Агент</w:t>
      </w:r>
      <w:r>
        <w:rPr>
          <w:rFonts w:ascii="Times New Roman" w:hAnsi="Times New Roman" w:cs="Times New Roman"/>
          <w:sz w:val="28"/>
          <w:szCs w:val="28"/>
          <w:lang w:val="en-US"/>
        </w:rPr>
        <w:t xml:space="preserve"> </w:t>
      </w:r>
      <w:r>
        <w:rPr>
          <w:rStyle w:val="af0"/>
          <w:rFonts w:ascii="Times New Roman" w:hAnsi="Times New Roman" w:cs="Times New Roman"/>
          <w:sz w:val="28"/>
          <w:szCs w:val="28"/>
          <w:shd w:val="clear" w:color="auto" w:fill="FFFFFF"/>
          <w:lang w:val="en-US"/>
        </w:rPr>
        <w:t>SQL</w:t>
      </w:r>
      <w:r>
        <w:rPr>
          <w:rFonts w:ascii="Times New Roman" w:hAnsi="Times New Roman" w:cs="Times New Roman"/>
          <w:sz w:val="28"/>
          <w:szCs w:val="28"/>
          <w:lang w:val="en-US"/>
        </w:rPr>
        <w:t xml:space="preserve"> Server»</w:t>
      </w:r>
      <w:r>
        <w:rPr>
          <w:rFonts w:ascii="Times New Roman" w:hAnsi="Times New Roman" w:cs="Times New Roman"/>
          <w:sz w:val="28"/>
          <w:szCs w:val="28"/>
          <w:shd w:val="clear" w:color="auto" w:fill="FFFFFF"/>
          <w:lang w:val="en-US"/>
        </w:rPr>
        <w:t xml:space="preserve"> (SQL Server Agent)</w:t>
      </w:r>
    </w:p>
    <w:p w14:paraId="4CCDDBE3" w14:textId="117DC415"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851AB2D" wp14:editId="0F613C2A">
            <wp:extent cx="2331720" cy="25984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1720" cy="2598420"/>
                    </a:xfrm>
                    <a:prstGeom prst="rect">
                      <a:avLst/>
                    </a:prstGeom>
                    <a:noFill/>
                    <a:ln>
                      <a:noFill/>
                    </a:ln>
                  </pic:spPr>
                </pic:pic>
              </a:graphicData>
            </a:graphic>
          </wp:inline>
        </w:drawing>
      </w:r>
      <w:r w:rsidR="00B24528">
        <w:rPr>
          <w:noProof/>
          <w:lang w:eastAsia="ru-RU"/>
        </w:rPr>
        <w:drawing>
          <wp:inline distT="0" distB="0" distL="0" distR="0" wp14:anchorId="20D81918" wp14:editId="39347E47">
            <wp:extent cx="3446145" cy="2580306"/>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8025" cy="2589201"/>
                    </a:xfrm>
                    <a:prstGeom prst="rect">
                      <a:avLst/>
                    </a:prstGeom>
                  </pic:spPr>
                </pic:pic>
              </a:graphicData>
            </a:graphic>
          </wp:inline>
        </w:drawing>
      </w:r>
    </w:p>
    <w:p w14:paraId="107981B0"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18 – Мастер планов обслуживания. Назначение расписания.</w:t>
      </w:r>
    </w:p>
    <w:p w14:paraId="2070F7D5" w14:textId="66880FCF" w:rsidR="002E2F72" w:rsidRDefault="00B24528"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285F03E" wp14:editId="27C6A814">
            <wp:extent cx="2927173" cy="247904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5751" cy="2486305"/>
                    </a:xfrm>
                    <a:prstGeom prst="rect">
                      <a:avLst/>
                    </a:prstGeom>
                  </pic:spPr>
                </pic:pic>
              </a:graphicData>
            </a:graphic>
          </wp:inline>
        </w:drawing>
      </w:r>
      <w:r>
        <w:rPr>
          <w:noProof/>
          <w:lang w:eastAsia="ru-RU"/>
        </w:rPr>
        <w:drawing>
          <wp:inline distT="0" distB="0" distL="0" distR="0" wp14:anchorId="0CD373FC" wp14:editId="038786B4">
            <wp:extent cx="2775585" cy="2463512"/>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4053" cy="2479903"/>
                    </a:xfrm>
                    <a:prstGeom prst="rect">
                      <a:avLst/>
                    </a:prstGeom>
                  </pic:spPr>
                </pic:pic>
              </a:graphicData>
            </a:graphic>
          </wp:inline>
        </w:drawing>
      </w:r>
    </w:p>
    <w:p w14:paraId="28E07761"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19 – Свойства расписания задания</w:t>
      </w:r>
    </w:p>
    <w:p w14:paraId="46508547" w14:textId="1571D6BA" w:rsidR="002E2F72" w:rsidRDefault="002E2F72" w:rsidP="002E2F72">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9056C97" wp14:editId="5DC2DDE9">
            <wp:extent cx="2506980" cy="26212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6980" cy="2621280"/>
                    </a:xfrm>
                    <a:prstGeom prst="rect">
                      <a:avLst/>
                    </a:prstGeom>
                    <a:noFill/>
                    <a:ln>
                      <a:noFill/>
                    </a:ln>
                  </pic:spPr>
                </pic:pic>
              </a:graphicData>
            </a:graphic>
          </wp:inline>
        </w:drawing>
      </w:r>
      <w:r>
        <w:rPr>
          <w:noProof/>
          <w:lang w:eastAsia="ru-RU"/>
        </w:rPr>
        <w:drawing>
          <wp:inline distT="0" distB="0" distL="0" distR="0" wp14:anchorId="0023A0D2" wp14:editId="6DFAB52F">
            <wp:extent cx="2705100" cy="26212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100" cy="2621280"/>
                    </a:xfrm>
                    <a:prstGeom prst="rect">
                      <a:avLst/>
                    </a:prstGeom>
                    <a:noFill/>
                    <a:ln>
                      <a:noFill/>
                    </a:ln>
                  </pic:spPr>
                </pic:pic>
              </a:graphicData>
            </a:graphic>
          </wp:inline>
        </w:drawing>
      </w:r>
    </w:p>
    <w:p w14:paraId="1A15C1BF"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 – Выбор задачи. Порядок выполнения задач.</w:t>
      </w:r>
    </w:p>
    <w:p w14:paraId="4FB684C4" w14:textId="6DBAAC33" w:rsidR="002E2F72" w:rsidRDefault="00B24528" w:rsidP="002E2F72">
      <w:pPr>
        <w:spacing w:after="0" w:line="360" w:lineRule="auto"/>
        <w:ind w:firstLine="709"/>
        <w:jc w:val="center"/>
        <w:rPr>
          <w:rFonts w:ascii="Times New Roman" w:hAnsi="Times New Roman" w:cs="Times New Roman"/>
          <w:sz w:val="28"/>
          <w:szCs w:val="28"/>
        </w:rPr>
      </w:pPr>
      <w:r w:rsidRPr="007F15A9">
        <w:rPr>
          <w:noProof/>
          <w:lang w:eastAsia="ru-RU"/>
        </w:rPr>
        <w:lastRenderedPageBreak/>
        <w:drawing>
          <wp:inline distT="0" distB="0" distL="0" distR="0" wp14:anchorId="2D6D053C" wp14:editId="02FCE555">
            <wp:extent cx="2900680" cy="2270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7776" cy="2284139"/>
                    </a:xfrm>
                    <a:prstGeom prst="rect">
                      <a:avLst/>
                    </a:prstGeom>
                  </pic:spPr>
                </pic:pic>
              </a:graphicData>
            </a:graphic>
          </wp:inline>
        </w:drawing>
      </w:r>
      <w:r w:rsidR="002E2F72">
        <w:rPr>
          <w:noProof/>
          <w:lang w:eastAsia="ru-RU"/>
        </w:rPr>
        <w:drawing>
          <wp:inline distT="0" distB="0" distL="0" distR="0" wp14:anchorId="503DA08F" wp14:editId="496CCB28">
            <wp:extent cx="2872740" cy="2255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2740" cy="2255520"/>
                    </a:xfrm>
                    <a:prstGeom prst="rect">
                      <a:avLst/>
                    </a:prstGeom>
                    <a:noFill/>
                    <a:ln>
                      <a:noFill/>
                    </a:ln>
                  </pic:spPr>
                </pic:pic>
              </a:graphicData>
            </a:graphic>
          </wp:inline>
        </w:drawing>
      </w:r>
    </w:p>
    <w:p w14:paraId="28103EE0"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Параметры задачи </w:t>
      </w:r>
      <w:r>
        <w:rPr>
          <w:rFonts w:ascii="Times New Roman" w:eastAsia="Times New Roman" w:hAnsi="Times New Roman" w:cs="Times New Roman"/>
          <w:sz w:val="28"/>
          <w:szCs w:val="28"/>
          <w:lang w:eastAsia="ru-RU"/>
        </w:rPr>
        <w:t>«Копирование БД (полное)» (Back Up Database (Full))</w:t>
      </w:r>
    </w:p>
    <w:p w14:paraId="1248F1E4" w14:textId="5C70CA74" w:rsidR="002E2F72" w:rsidRDefault="00FA5CAC" w:rsidP="002E2F72">
      <w:pPr>
        <w:spacing w:after="0" w:line="360" w:lineRule="auto"/>
        <w:ind w:firstLine="709"/>
        <w:jc w:val="center"/>
        <w:rPr>
          <w:rFonts w:ascii="Times New Roman" w:hAnsi="Times New Roman" w:cs="Times New Roman"/>
          <w:sz w:val="28"/>
          <w:szCs w:val="28"/>
        </w:rPr>
      </w:pPr>
      <w:r w:rsidRPr="007F15A9">
        <w:rPr>
          <w:noProof/>
          <w:lang w:eastAsia="ru-RU"/>
        </w:rPr>
        <w:drawing>
          <wp:inline distT="0" distB="0" distL="0" distR="0" wp14:anchorId="6E13A326" wp14:editId="5B0132C2">
            <wp:extent cx="2930525" cy="21995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588" cy="2208624"/>
                    </a:xfrm>
                    <a:prstGeom prst="rect">
                      <a:avLst/>
                    </a:prstGeom>
                  </pic:spPr>
                </pic:pic>
              </a:graphicData>
            </a:graphic>
          </wp:inline>
        </w:drawing>
      </w:r>
      <w:r w:rsidR="002E2F72">
        <w:rPr>
          <w:noProof/>
          <w:lang w:eastAsia="ru-RU"/>
        </w:rPr>
        <w:drawing>
          <wp:inline distT="0" distB="0" distL="0" distR="0" wp14:anchorId="6DF3334F" wp14:editId="43AE3E93">
            <wp:extent cx="2651760" cy="2186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1760" cy="2186940"/>
                    </a:xfrm>
                    <a:prstGeom prst="rect">
                      <a:avLst/>
                    </a:prstGeom>
                    <a:noFill/>
                    <a:ln>
                      <a:noFill/>
                    </a:ln>
                  </pic:spPr>
                </pic:pic>
              </a:graphicData>
            </a:graphic>
          </wp:inline>
        </w:drawing>
      </w:r>
    </w:p>
    <w:p w14:paraId="13747B7E"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22 – Параметры задачи </w:t>
      </w:r>
      <w:r>
        <w:rPr>
          <w:rFonts w:ascii="Times New Roman" w:hAnsi="Times New Roman" w:cs="Times New Roman"/>
          <w:sz w:val="28"/>
          <w:szCs w:val="28"/>
          <w:shd w:val="clear" w:color="auto" w:fill="FFFFFF"/>
        </w:rPr>
        <w:t>«</w:t>
      </w:r>
      <w:r w:rsidRPr="00794A71">
        <w:rPr>
          <w:rStyle w:val="af0"/>
          <w:rFonts w:ascii="Times New Roman" w:hAnsi="Times New Roman" w:cs="Times New Roman"/>
          <w:i w:val="0"/>
          <w:iCs w:val="0"/>
          <w:sz w:val="28"/>
          <w:szCs w:val="28"/>
          <w:shd w:val="clear" w:color="auto" w:fill="FFFFFF"/>
        </w:rPr>
        <w:t>Проверка целостности базы данных</w:t>
      </w:r>
      <w:r>
        <w:rPr>
          <w:rFonts w:ascii="Times New Roman" w:hAnsi="Times New Roman" w:cs="Times New Roman"/>
          <w:sz w:val="28"/>
          <w:szCs w:val="28"/>
          <w:shd w:val="clear" w:color="auto" w:fill="FFFFFF"/>
        </w:rPr>
        <w:t>» (</w:t>
      </w:r>
      <w:proofErr w:type="spellStart"/>
      <w:r>
        <w:rPr>
          <w:rFonts w:ascii="Times New Roman" w:hAnsi="Times New Roman" w:cs="Times New Roman"/>
          <w:sz w:val="28"/>
          <w:szCs w:val="28"/>
          <w:shd w:val="clear" w:color="auto" w:fill="FFFFFF"/>
        </w:rPr>
        <w:t>Database</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Check</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Integrity</w:t>
      </w:r>
      <w:proofErr w:type="spellEnd"/>
      <w:r>
        <w:rPr>
          <w:rFonts w:ascii="Times New Roman" w:hAnsi="Times New Roman" w:cs="Times New Roman"/>
          <w:sz w:val="28"/>
          <w:szCs w:val="28"/>
          <w:shd w:val="clear" w:color="auto" w:fill="FFFFFF"/>
        </w:rPr>
        <w:t>)</w:t>
      </w:r>
    </w:p>
    <w:p w14:paraId="76B24512" w14:textId="77F29E14" w:rsidR="002E2F72" w:rsidRDefault="002E2F72" w:rsidP="002E2F72">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26045403" wp14:editId="4FEDFC3D">
            <wp:extent cx="2567940" cy="24688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7940" cy="2468880"/>
                    </a:xfrm>
                    <a:prstGeom prst="rect">
                      <a:avLst/>
                    </a:prstGeom>
                    <a:noFill/>
                    <a:ln>
                      <a:noFill/>
                    </a:ln>
                  </pic:spPr>
                </pic:pic>
              </a:graphicData>
            </a:graphic>
          </wp:inline>
        </w:drawing>
      </w:r>
      <w:r>
        <w:rPr>
          <w:noProof/>
          <w:lang w:eastAsia="ru-RU"/>
        </w:rPr>
        <w:drawing>
          <wp:inline distT="0" distB="0" distL="0" distR="0" wp14:anchorId="0F17C9BD" wp14:editId="7B217A1B">
            <wp:extent cx="2423160" cy="2468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3160" cy="2468880"/>
                    </a:xfrm>
                    <a:prstGeom prst="rect">
                      <a:avLst/>
                    </a:prstGeom>
                    <a:noFill/>
                    <a:ln>
                      <a:noFill/>
                    </a:ln>
                  </pic:spPr>
                </pic:pic>
              </a:graphicData>
            </a:graphic>
          </wp:inline>
        </w:drawing>
      </w:r>
    </w:p>
    <w:p w14:paraId="3010BB80"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 – Построение плана обслуживания</w:t>
      </w:r>
    </w:p>
    <w:p w14:paraId="0CF5F000" w14:textId="19490A93" w:rsidR="002E2F72" w:rsidRDefault="00FA5CAC" w:rsidP="002E2F72">
      <w:pPr>
        <w:spacing w:after="0" w:line="360" w:lineRule="auto"/>
        <w:ind w:firstLine="709"/>
        <w:jc w:val="center"/>
        <w:rPr>
          <w:rFonts w:ascii="Times New Roman" w:hAnsi="Times New Roman" w:cs="Times New Roman"/>
          <w:sz w:val="28"/>
          <w:szCs w:val="28"/>
          <w:lang w:val="en-US"/>
        </w:rPr>
      </w:pPr>
      <w:r w:rsidRPr="007F15A9">
        <w:rPr>
          <w:noProof/>
          <w:lang w:eastAsia="ru-RU"/>
        </w:rPr>
        <w:lastRenderedPageBreak/>
        <w:drawing>
          <wp:inline distT="0" distB="0" distL="0" distR="0" wp14:anchorId="22277BE7" wp14:editId="3B562829">
            <wp:extent cx="1908083" cy="19551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5235" cy="1982987"/>
                    </a:xfrm>
                    <a:prstGeom prst="rect">
                      <a:avLst/>
                    </a:prstGeom>
                  </pic:spPr>
                </pic:pic>
              </a:graphicData>
            </a:graphic>
          </wp:inline>
        </w:drawing>
      </w:r>
      <w:r w:rsidR="002E2F72">
        <w:rPr>
          <w:noProof/>
          <w:lang w:eastAsia="ru-RU"/>
        </w:rPr>
        <w:drawing>
          <wp:inline distT="0" distB="0" distL="0" distR="0" wp14:anchorId="71F1983C" wp14:editId="6E8C5941">
            <wp:extent cx="3360420" cy="19507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0420" cy="1950720"/>
                    </a:xfrm>
                    <a:prstGeom prst="rect">
                      <a:avLst/>
                    </a:prstGeom>
                    <a:noFill/>
                    <a:ln>
                      <a:noFill/>
                    </a:ln>
                  </pic:spPr>
                </pic:pic>
              </a:graphicData>
            </a:graphic>
          </wp:inline>
        </w:drawing>
      </w:r>
    </w:p>
    <w:p w14:paraId="5204E2F3"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 – Выполнение плана</w:t>
      </w:r>
    </w:p>
    <w:p w14:paraId="208371E6" w14:textId="7B457646" w:rsidR="002E2F72" w:rsidRDefault="00FA5CAC" w:rsidP="002E2F72">
      <w:pPr>
        <w:spacing w:after="0" w:line="360" w:lineRule="auto"/>
        <w:ind w:firstLine="709"/>
        <w:jc w:val="center"/>
        <w:rPr>
          <w:rFonts w:ascii="Times New Roman" w:hAnsi="Times New Roman" w:cs="Times New Roman"/>
          <w:sz w:val="28"/>
          <w:szCs w:val="28"/>
          <w:lang w:val="en-US"/>
        </w:rPr>
      </w:pPr>
      <w:r w:rsidRPr="007F15A9">
        <w:rPr>
          <w:noProof/>
          <w:lang w:eastAsia="ru-RU"/>
        </w:rPr>
        <w:drawing>
          <wp:inline distT="0" distB="0" distL="0" distR="0" wp14:anchorId="32D74574" wp14:editId="302450A6">
            <wp:extent cx="5716905" cy="474830"/>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785" cy="481049"/>
                    </a:xfrm>
                    <a:prstGeom prst="rect">
                      <a:avLst/>
                    </a:prstGeom>
                  </pic:spPr>
                </pic:pic>
              </a:graphicData>
            </a:graphic>
          </wp:inline>
        </w:drawing>
      </w:r>
    </w:p>
    <w:p w14:paraId="6DB5546D" w14:textId="77777777" w:rsidR="002E2F72" w:rsidRDefault="002E2F72" w:rsidP="002E2F7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25 – Файл резервной копии</w:t>
      </w:r>
    </w:p>
    <w:p w14:paraId="70EBF65D" w14:textId="154E3BB3" w:rsidR="001C5DFB" w:rsidRPr="000621F7" w:rsidRDefault="001C5DFB" w:rsidP="002E2F72">
      <w:pPr>
        <w:spacing w:after="0" w:line="360" w:lineRule="auto"/>
        <w:ind w:firstLine="709"/>
        <w:jc w:val="center"/>
        <w:rPr>
          <w:rFonts w:ascii="Times New Roman" w:hAnsi="Times New Roman" w:cs="Times New Roman"/>
          <w:sz w:val="28"/>
          <w:szCs w:val="28"/>
        </w:rPr>
      </w:pPr>
    </w:p>
    <w:sectPr w:rsidR="001C5DFB" w:rsidRPr="000621F7" w:rsidSect="00DB22F4">
      <w:headerReference w:type="default" r:id="rId54"/>
      <w:headerReference w:type="first" r:id="rId55"/>
      <w:pgSz w:w="11906" w:h="16838"/>
      <w:pgMar w:top="672" w:right="566" w:bottom="1276" w:left="1418" w:header="426"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BDC53" w14:textId="77777777" w:rsidR="00AE66C8" w:rsidRDefault="00AE66C8" w:rsidP="001979BE">
      <w:pPr>
        <w:spacing w:after="0" w:line="240" w:lineRule="auto"/>
      </w:pPr>
      <w:r>
        <w:separator/>
      </w:r>
    </w:p>
  </w:endnote>
  <w:endnote w:type="continuationSeparator" w:id="0">
    <w:p w14:paraId="4D1BF9A3" w14:textId="77777777" w:rsidR="00AE66C8" w:rsidRDefault="00AE66C8" w:rsidP="0019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Journal">
    <w:altName w:val="Times New Roman"/>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07DE3" w14:textId="77777777" w:rsidR="00AE66C8" w:rsidRDefault="00AE66C8" w:rsidP="001979BE">
      <w:pPr>
        <w:spacing w:after="0" w:line="240" w:lineRule="auto"/>
      </w:pPr>
      <w:r>
        <w:separator/>
      </w:r>
    </w:p>
  </w:footnote>
  <w:footnote w:type="continuationSeparator" w:id="0">
    <w:p w14:paraId="6990F0D0" w14:textId="77777777" w:rsidR="00AE66C8" w:rsidRDefault="00AE66C8" w:rsidP="00197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719F1" w14:textId="0E44D4C7" w:rsidR="001979BE" w:rsidRDefault="00652776">
    <w:pPr>
      <w:pStyle w:val="a9"/>
    </w:pPr>
    <w:ins w:id="12" w:author="Евгения" w:date="2006-10-23T19:42:00Z">
      <w:r>
        <w:rPr>
          <w:noProof/>
          <w:lang w:eastAsia="ru-RU"/>
        </w:rPr>
        <mc:AlternateContent>
          <mc:Choice Requires="wpg">
            <w:drawing>
              <wp:anchor distT="0" distB="0" distL="114300" distR="114300" simplePos="0" relativeHeight="251661312" behindDoc="0" locked="1" layoutInCell="1" allowOverlap="1" wp14:anchorId="570E4441" wp14:editId="2F453D13">
                <wp:simplePos x="0" y="0"/>
                <wp:positionH relativeFrom="page">
                  <wp:posOffset>710565</wp:posOffset>
                </wp:positionH>
                <wp:positionV relativeFrom="page">
                  <wp:posOffset>209550</wp:posOffset>
                </wp:positionV>
                <wp:extent cx="6629400" cy="10206990"/>
                <wp:effectExtent l="0" t="0" r="0" b="3810"/>
                <wp:wrapNone/>
                <wp:docPr id="120"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06990"/>
                          <a:chOff x="0" y="0"/>
                          <a:chExt cx="20000" cy="20000"/>
                        </a:xfrm>
                      </wpg:grpSpPr>
                      <wps:wsp>
                        <wps:cNvPr id="121" name="Rectangle 236"/>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Line 237"/>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8"/>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39"/>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40"/>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41"/>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42"/>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243"/>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244"/>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245"/>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246"/>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Rectangle 247"/>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B42C58"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Изм</w:t>
                              </w:r>
                              <w:r w:rsidRPr="00E54E2E">
                                <w:rPr>
                                  <w:rFonts w:ascii="Arial" w:hAnsi="Arial" w:cs="Arial"/>
                                  <w:sz w:val="18"/>
                                </w:rPr>
                                <w:t>.</w:t>
                              </w:r>
                            </w:p>
                          </w:txbxContent>
                        </wps:txbx>
                        <wps:bodyPr rot="0" vert="horz" wrap="square" lIns="12700" tIns="12700" rIns="12700" bIns="12700" anchor="t" anchorCtr="0" upright="1">
                          <a:noAutofit/>
                        </wps:bodyPr>
                      </wps:wsp>
                      <wps:wsp>
                        <wps:cNvPr id="133" name="Rectangle 248"/>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75FF14"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Лист</w:t>
                              </w:r>
                            </w:p>
                          </w:txbxContent>
                        </wps:txbx>
                        <wps:bodyPr rot="0" vert="horz" wrap="square" lIns="12700" tIns="12700" rIns="12700" bIns="12700" anchor="t" anchorCtr="0" upright="1">
                          <a:noAutofit/>
                        </wps:bodyPr>
                      </wps:wsp>
                      <wps:wsp>
                        <wps:cNvPr id="134" name="Rectangle 249"/>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E5A7A" w14:textId="77777777" w:rsidR="001979BE" w:rsidRPr="00E54E2E" w:rsidRDefault="001979BE" w:rsidP="001979BE">
                              <w:pPr>
                                <w:pStyle w:val="ad"/>
                                <w:jc w:val="center"/>
                                <w:rPr>
                                  <w:rFonts w:ascii="Arial" w:hAnsi="Arial" w:cs="Arial"/>
                                  <w:i w:val="0"/>
                                  <w:iCs/>
                                  <w:sz w:val="18"/>
                                </w:rPr>
                              </w:pPr>
                              <w:r w:rsidRPr="00E54E2E">
                                <w:rPr>
                                  <w:rFonts w:ascii="Arial" w:hAnsi="Arial" w:cs="Arial"/>
                                  <w:i w:val="0"/>
                                  <w:iCs/>
                                  <w:sz w:val="18"/>
                                </w:rPr>
                                <w:t>№ докум.</w:t>
                              </w:r>
                            </w:p>
                          </w:txbxContent>
                        </wps:txbx>
                        <wps:bodyPr rot="0" vert="horz" wrap="square" lIns="12700" tIns="12700" rIns="12700" bIns="12700" anchor="t" anchorCtr="0" upright="1">
                          <a:noAutofit/>
                        </wps:bodyPr>
                      </wps:wsp>
                      <wps:wsp>
                        <wps:cNvPr id="135" name="Rectangle 250"/>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E2D776"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Подпись</w:t>
                              </w:r>
                            </w:p>
                          </w:txbxContent>
                        </wps:txbx>
                        <wps:bodyPr rot="0" vert="horz" wrap="square" lIns="12700" tIns="12700" rIns="12700" bIns="12700" anchor="t" anchorCtr="0" upright="1">
                          <a:noAutofit/>
                        </wps:bodyPr>
                      </wps:wsp>
                      <wps:wsp>
                        <wps:cNvPr id="136" name="Rectangle 251"/>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D0999"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Дата</w:t>
                              </w:r>
                            </w:p>
                          </w:txbxContent>
                        </wps:txbx>
                        <wps:bodyPr rot="0" vert="horz" wrap="square" lIns="12700" tIns="12700" rIns="12700" bIns="12700" anchor="t" anchorCtr="0" upright="1">
                          <a:noAutofit/>
                        </wps:bodyPr>
                      </wps:wsp>
                      <wps:wsp>
                        <wps:cNvPr id="137" name="Rectangle 252"/>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E3CAA" w14:textId="77777777" w:rsidR="001979BE" w:rsidRPr="00E54E2E" w:rsidRDefault="001979BE" w:rsidP="001979BE">
                              <w:pPr>
                                <w:pStyle w:val="ad"/>
                                <w:jc w:val="center"/>
                                <w:rPr>
                                  <w:rFonts w:ascii="Arial" w:hAnsi="Arial" w:cs="Arial"/>
                                  <w:i w:val="0"/>
                                  <w:iCs/>
                                  <w:sz w:val="18"/>
                                </w:rPr>
                              </w:pPr>
                              <w:r w:rsidRPr="00E54E2E">
                                <w:rPr>
                                  <w:rFonts w:ascii="Arial" w:hAnsi="Arial" w:cs="Arial"/>
                                  <w:i w:val="0"/>
                                  <w:iCs/>
                                  <w:sz w:val="18"/>
                                </w:rPr>
                                <w:t>Лист</w:t>
                              </w:r>
                            </w:p>
                          </w:txbxContent>
                        </wps:txbx>
                        <wps:bodyPr rot="0" vert="horz" wrap="square" lIns="12700" tIns="12700" rIns="12700" bIns="12700" anchor="t" anchorCtr="0" upright="1">
                          <a:noAutofit/>
                        </wps:bodyPr>
                      </wps:wsp>
                      <wps:wsp>
                        <wps:cNvPr id="138" name="Rectangle 253"/>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D65BE" w14:textId="77777777" w:rsidR="001979BE" w:rsidRPr="004B1488" w:rsidRDefault="00346428" w:rsidP="001979BE">
                              <w:pPr>
                                <w:pStyle w:val="ad"/>
                                <w:jc w:val="center"/>
                                <w:rPr>
                                  <w:rFonts w:ascii="Arial" w:hAnsi="Arial" w:cs="Arial"/>
                                  <w:sz w:val="24"/>
                                  <w:lang w:val="ru-RU"/>
                                </w:rPr>
                              </w:pPr>
                              <w:r w:rsidRPr="004B1488">
                                <w:rPr>
                                  <w:rStyle w:val="ae"/>
                                  <w:rFonts w:ascii="Arial" w:hAnsi="Arial" w:cs="Arial"/>
                                  <w:sz w:val="24"/>
                                  <w:szCs w:val="24"/>
                                  <w:lang w:val="ru-RU"/>
                                </w:rPr>
                                <w:fldChar w:fldCharType="begin"/>
                              </w:r>
                              <w:r w:rsidR="001979BE" w:rsidRPr="004B1488">
                                <w:rPr>
                                  <w:rStyle w:val="ae"/>
                                  <w:rFonts w:ascii="Arial" w:hAnsi="Arial" w:cs="Arial"/>
                                  <w:sz w:val="24"/>
                                  <w:szCs w:val="24"/>
                                  <w:lang w:val="ru-RU"/>
                                </w:rPr>
                                <w:instrText xml:space="preserve"> PAGE </w:instrText>
                              </w:r>
                              <w:r w:rsidRPr="004B1488">
                                <w:rPr>
                                  <w:rStyle w:val="ae"/>
                                  <w:rFonts w:ascii="Arial" w:hAnsi="Arial" w:cs="Arial"/>
                                  <w:sz w:val="24"/>
                                  <w:szCs w:val="24"/>
                                  <w:lang w:val="ru-RU"/>
                                </w:rPr>
                                <w:fldChar w:fldCharType="separate"/>
                              </w:r>
                              <w:r w:rsidR="000F7801">
                                <w:rPr>
                                  <w:rStyle w:val="ae"/>
                                  <w:rFonts w:ascii="Arial" w:hAnsi="Arial" w:cs="Arial"/>
                                  <w:noProof/>
                                  <w:sz w:val="24"/>
                                  <w:szCs w:val="24"/>
                                  <w:lang w:val="ru-RU"/>
                                </w:rPr>
                                <w:t>21</w:t>
                              </w:r>
                              <w:r w:rsidRPr="004B1488">
                                <w:rPr>
                                  <w:rStyle w:val="ae"/>
                                  <w:rFonts w:ascii="Arial" w:hAnsi="Arial" w:cs="Arial"/>
                                  <w:sz w:val="24"/>
                                  <w:szCs w:val="24"/>
                                  <w:lang w:val="ru-RU"/>
                                </w:rPr>
                                <w:fldChar w:fldCharType="end"/>
                              </w:r>
                            </w:p>
                          </w:txbxContent>
                        </wps:txbx>
                        <wps:bodyPr rot="0" vert="horz" wrap="square" lIns="12700" tIns="12700" rIns="12700" bIns="12700" anchor="t" anchorCtr="0" upright="1">
                          <a:noAutofit/>
                        </wps:bodyPr>
                      </wps:wsp>
                      <wps:wsp>
                        <wps:cNvPr id="139" name="Rectangle 254"/>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2DEC43" w14:textId="0F114DF2" w:rsidR="00B15366" w:rsidRPr="00727B9F" w:rsidRDefault="00B15366" w:rsidP="00B15366">
                              <w:pPr>
                                <w:pStyle w:val="ad"/>
                                <w:jc w:val="center"/>
                                <w:rPr>
                                  <w:rFonts w:ascii="Times New Roman" w:hAnsi="Times New Roman"/>
                                  <w:szCs w:val="28"/>
                                  <w:lang w:val="ru-RU"/>
                                </w:rPr>
                              </w:pPr>
                              <w:r>
                                <w:rPr>
                                  <w:rFonts w:ascii="Times New Roman" w:hAnsi="Times New Roman"/>
                                  <w:szCs w:val="28"/>
                                  <w:lang w:val="ru-RU"/>
                                </w:rPr>
                                <w:t>УП 07.01</w:t>
                              </w:r>
                              <w:r w:rsidR="00E821FA">
                                <w:rPr>
                                  <w:rFonts w:ascii="Times New Roman" w:hAnsi="Times New Roman"/>
                                  <w:szCs w:val="28"/>
                                  <w:lang w:val="ru-RU"/>
                                </w:rPr>
                                <w:t xml:space="preserve"> </w:t>
                              </w:r>
                              <w:r>
                                <w:rPr>
                                  <w:rFonts w:ascii="Times New Roman" w:hAnsi="Times New Roman"/>
                                  <w:szCs w:val="28"/>
                                  <w:lang w:val="ru-RU"/>
                                </w:rPr>
                                <w:t>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0F7801">
                                <w:rPr>
                                  <w:rFonts w:ascii="Times New Roman" w:hAnsi="Times New Roman"/>
                                  <w:szCs w:val="28"/>
                                  <w:lang w:val="ru-RU"/>
                                </w:rPr>
                                <w:t>11</w:t>
                              </w:r>
                              <w:r w:rsidR="00794A71">
                                <w:rPr>
                                  <w:rFonts w:ascii="Times New Roman" w:hAnsi="Times New Roman"/>
                                  <w:szCs w:val="28"/>
                                  <w:lang w:val="en-US"/>
                                </w:rPr>
                                <w:t xml:space="preserve"> </w:t>
                              </w:r>
                              <w:r>
                                <w:rPr>
                                  <w:rFonts w:ascii="Times New Roman" w:hAnsi="Times New Roman"/>
                                  <w:szCs w:val="28"/>
                                  <w:lang w:val="ru-RU"/>
                                </w:rPr>
                                <w:t>000000</w:t>
                              </w:r>
                            </w:p>
                            <w:p w14:paraId="50CDB263" w14:textId="77777777" w:rsidR="001979BE" w:rsidRPr="00727B9F" w:rsidRDefault="001979BE" w:rsidP="001979BE">
                              <w:pPr>
                                <w:pStyle w:val="ad"/>
                                <w:jc w:val="center"/>
                                <w:rPr>
                                  <w:rFonts w:ascii="Times New Roman" w:hAnsi="Times New Roman"/>
                                  <w:szCs w:val="28"/>
                                  <w:lang w:val="ru-RU"/>
                                </w:rPr>
                              </w:pPr>
                            </w:p>
                            <w:p w14:paraId="7E4156F4" w14:textId="77777777" w:rsidR="001979BE" w:rsidRPr="00727B9F" w:rsidRDefault="001979BE" w:rsidP="001979BE">
                              <w:pPr>
                                <w:pStyle w:val="ad"/>
                                <w:jc w:val="center"/>
                                <w:rPr>
                                  <w:rFonts w:ascii="Times New Roman" w:hAnsi="Times New Roman"/>
                                  <w:szCs w:val="28"/>
                                  <w:lang w:val="ru-RU"/>
                                </w:rPr>
                              </w:pPr>
                            </w:p>
                            <w:p w14:paraId="2BB1CA6C" w14:textId="77777777" w:rsidR="001979BE" w:rsidRDefault="001979BE" w:rsidP="001979BE">
                              <w:pPr>
                                <w:pStyle w:val="ad"/>
                                <w:jc w:val="center"/>
                                <w:rPr>
                                  <w:rFonts w:ascii="Journal" w:hAnsi="Journal"/>
                                  <w:i w:val="0"/>
                                  <w:iCs/>
                                  <w:sz w:val="32"/>
                                  <w:lang w:val="ru-RU"/>
                                </w:rPr>
                              </w:pPr>
                            </w:p>
                            <w:p w14:paraId="5EAF6DC5" w14:textId="77777777" w:rsidR="001979BE" w:rsidRPr="00E54E2E" w:rsidRDefault="001979BE" w:rsidP="001979BE">
                              <w:pPr>
                                <w:pStyle w:val="ad"/>
                                <w:jc w:val="center"/>
                                <w:rPr>
                                  <w:rFonts w:ascii="Arial" w:hAnsi="Arial" w:cs="Arial"/>
                                  <w:i w:val="0"/>
                                  <w:iCs/>
                                  <w:sz w:val="32"/>
                                  <w:lang w:val="ru-RU"/>
                                </w:rPr>
                              </w:pPr>
                            </w:p>
                            <w:p w14:paraId="0B1304EC" w14:textId="77777777" w:rsidR="001979BE" w:rsidRDefault="001979BE" w:rsidP="001979BE">
                              <w:pPr>
                                <w:pStyle w:val="ad"/>
                                <w:jc w:val="center"/>
                                <w:rPr>
                                  <w:rFonts w:ascii="Journal" w:hAnsi="Journal"/>
                                  <w:i w:val="0"/>
                                  <w:iCs/>
                                  <w:sz w:val="32"/>
                                  <w:lang w:val="ru-RU"/>
                                </w:rPr>
                              </w:pPr>
                            </w:p>
                            <w:p w14:paraId="73B089DA" w14:textId="77777777" w:rsidR="001979BE" w:rsidRDefault="001979BE" w:rsidP="001979B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26" style="position:absolute;margin-left:55.95pt;margin-top:16.5pt;width:522pt;height:803.7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">
                <v:rect id="Rectangle 236"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w7sAA&#10;AADcAAAADwAAAGRycy9kb3ducmV2LnhtbERPzYrCMBC+C75DGGFvmuph0WqUKgieFq0+wNCMbbGZ&#10;1Ca2dZ/eCIK3+fh+Z7XpTSVaalxpWcF0EoEgzqwuOVdwOe/HcxDOI2usLJOCJznYrIeDFcbadnyi&#10;NvW5CCHsYlRQeF/HUrqsIINuYmviwF1tY9AH2ORSN9iFcFPJWRT9SoMlh4YCa9oVlN3Sh1Fw8337&#10;l+Tp/35x2S6y4zbpHvdEqZ9RnyxBeOr9V/xxH3SYP5vC+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Aw7sAAAADcAAAADwAAAAAAAAAAAAAAAACYAgAAZHJzL2Rvd25y&#10;ZXYueG1sUEsFBgAAAAAEAAQA9QAAAIUDAAAAAA==&#10;" filled="f" strokeweight="2pt"/>
                <v:line id="Line 237"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hDWL0AAADcAAAADwAAAGRycy9kb3ducmV2LnhtbERPvQrCMBDeBd8hnOCmqQVFqlFEqLiJ&#10;1cXtbM622FxKE7W+vREEt/v4fm+57kwtntS6yrKCyTgCQZxbXXGh4HxKR3MQziNrrC2Tgjc5WK/6&#10;vSUm2r74SM/MFyKEsEtQQel9k0jp8pIMurFtiAN3s61BH2BbSN3iK4SbWsZ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BYQ1i9AAAA3AAAAA8AAAAAAAAAAAAAAAAAoQIA&#10;AGRycy9kb3ducmV2LnhtbFBLBQYAAAAABAAEAPkAAACLAwAAAAA=&#10;" strokeweight="2pt"/>
                <v:line id="Line 238"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w74AAADcAAAADwAAAGRycy9kb3ducmV2LnhtbERPvQrCMBDeBd8hnOCmqYo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FObDvgAAANwAAAAPAAAAAAAAAAAAAAAAAKEC&#10;AABkcnMvZG93bnJldi54bWxQSwUGAAAAAAQABAD5AAAAjAMAAAAA&#10;" strokeweight="2pt"/>
                <v:line id="Line 239"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t74AAADcAAAADwAAAGRycy9kb3ducmV2LnhtbERPvQrCMBDeBd8hnOCmqaIi1SgiVNzE&#10;6uJ2NmdbbC6liVrf3giC2318v7dct6YST2pcaVnBaBiBIM6sLjlXcD4lgzkI55E1VpZJwZscrFfd&#10;zhJjbV98pGfqcxFC2MWooPC+jqV0WUEG3dDWxIG72cagD7DJpW7wFcJNJcdRNJMGSw4NBda0LSi7&#10;pw+j4H45T5PdYatPVbrR1zzxl+tNK9XvtZsFCE+t/4t/7r0O8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X63vgAAANwAAAAPAAAAAAAAAAAAAAAAAKEC&#10;AABkcnMvZG93bnJldi54bWxQSwUGAAAAAAQABAD5AAAAjAMAAAAA&#10;" strokeweight="2pt"/>
                <v:line id="Line 240"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line id="Line 241"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NFW70AAADcAAAADwAAAGRycy9kb3ducmV2LnhtbERPvQrCMBDeBd8hnOCmqYIi1SgiVNzE&#10;6tLtbM622FxKE7W+vREEt/v4fm+16UwtntS6yrKCyTgCQZxbXXGh4HJORgsQziNrrC2Tgjc52Kz7&#10;vRXG2r74RM/UFyKEsItRQel9E0vp8pIMurFtiAN3s61BH2BbSN3iK4SbWk6jaC4NVhwaSmxoV1J+&#10;Tx9GwT27zJL9cafPdbrV1yLx2fWmlRoOuu0ShKfO/8U/90GH+d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9jRVu9AAAA3AAAAA8AAAAAAAAAAAAAAAAAoQIA&#10;AGRycy9kb3ducmV2LnhtbFBLBQYAAAAABAAEAPkAAACLAwAAAAA=&#10;" strokeweight="2pt"/>
                <v:line id="Line 242"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wL4AAADcAAAADwAAAGRycy9kb3ducmV2LnhtbERPSwrCMBDdC94hjOBOUwU/VKOIUHEn&#10;VjfuxmZsi82kNFHr7Y0guJvH+85y3ZpKPKlxpWUFo2EEgjizuuRcwfmUDOYgnEfWWFkmBW9ysF51&#10;O0uMtX3xkZ6pz0UIYRejgsL7OpbSZQUZdENbEwfuZhuDPsAml7rBVwg3lRxH0VQaLDk0FFjTtqDs&#10;nj6MgvvlPEl2h60+VelGX/PEX643rVS/124WIDy1/i/+uf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L+DAvgAAANwAAAAPAAAAAAAAAAAAAAAAAKEC&#10;AABkcnMvZG93bnJldi54bWxQSwUGAAAAAAQABAD5AAAAjAMAAAAA&#10;" strokeweight="2pt"/>
                <v:line id="Line 243"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244"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TmsEAAADcAAAADwAAAGRycy9kb3ducmV2LnhtbERPzWoCMRC+F3yHMIK3mtWD1NUo4g8o&#10;HkqtDzBuxs3qZrIkUVefvikUepuP73em89bW4k4+VI4VDPoZCOLC6YpLBcfvzfsHiBCRNdaOScGT&#10;Asxnnbcp5to9+Ivuh1iKFMIhRwUmxiaXMhSGLIa+a4gTd3beYkzQl1J7fKRwW8thlo2kxYpTg8GG&#10;loaK6+FmFez8aX8dvEojT7zz6/pzNQ72olSv2y4mICK18V/8597qNH84ht9n0gVy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T1OawQAAANwAAAAPAAAAAAAAAAAAAAAA&#10;AKECAABkcnMvZG93bnJldi54bWxQSwUGAAAAAAQABAD5AAAAjwMAAAAA&#10;" strokeweight="1pt"/>
                <v:line id="Line 245"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246"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rect id="Rectangle 247"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14:paraId="6BB42C58"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Изм</w:t>
                        </w:r>
                        <w:r w:rsidRPr="00E54E2E">
                          <w:rPr>
                            <w:rFonts w:ascii="Arial" w:hAnsi="Arial" w:cs="Arial"/>
                            <w:sz w:val="18"/>
                          </w:rPr>
                          <w:t>.</w:t>
                        </w:r>
                      </w:p>
                    </w:txbxContent>
                  </v:textbox>
                </v:rect>
                <v:rect id="Rectangle 248"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3D75FF14"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Лист</w:t>
                        </w:r>
                      </w:p>
                    </w:txbxContent>
                  </v:textbox>
                </v:rect>
                <v:rect id="Rectangle 249"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6B3E5A7A" w14:textId="77777777" w:rsidR="001979BE" w:rsidRPr="00E54E2E" w:rsidRDefault="001979BE" w:rsidP="001979BE">
                        <w:pPr>
                          <w:pStyle w:val="ad"/>
                          <w:jc w:val="center"/>
                          <w:rPr>
                            <w:rFonts w:ascii="Arial" w:hAnsi="Arial" w:cs="Arial"/>
                            <w:i w:val="0"/>
                            <w:iCs/>
                            <w:sz w:val="18"/>
                          </w:rPr>
                        </w:pPr>
                        <w:r w:rsidRPr="00E54E2E">
                          <w:rPr>
                            <w:rFonts w:ascii="Arial" w:hAnsi="Arial" w:cs="Arial"/>
                            <w:i w:val="0"/>
                            <w:iCs/>
                            <w:sz w:val="18"/>
                          </w:rPr>
                          <w:t>№ докум.</w:t>
                        </w:r>
                      </w:p>
                    </w:txbxContent>
                  </v:textbox>
                </v:rect>
                <v:rect id="Rectangle 250"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14:paraId="79E2D776"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Подпись</w:t>
                        </w:r>
                      </w:p>
                    </w:txbxContent>
                  </v:textbox>
                </v:rect>
                <v:rect id="Rectangle 251"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17BD0999" w14:textId="77777777" w:rsidR="001979BE" w:rsidRPr="00E54E2E" w:rsidRDefault="001979BE" w:rsidP="001979BE">
                        <w:pPr>
                          <w:pStyle w:val="ad"/>
                          <w:jc w:val="center"/>
                          <w:rPr>
                            <w:rFonts w:ascii="Arial" w:hAnsi="Arial" w:cs="Arial"/>
                            <w:sz w:val="18"/>
                          </w:rPr>
                        </w:pPr>
                        <w:r w:rsidRPr="00E54E2E">
                          <w:rPr>
                            <w:rFonts w:ascii="Arial" w:hAnsi="Arial" w:cs="Arial"/>
                            <w:i w:val="0"/>
                            <w:iCs/>
                            <w:sz w:val="18"/>
                          </w:rPr>
                          <w:t>Дата</w:t>
                        </w:r>
                      </w:p>
                    </w:txbxContent>
                  </v:textbox>
                </v:rect>
                <v:rect id="Rectangle 252"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B2E3CAA" w14:textId="77777777" w:rsidR="001979BE" w:rsidRPr="00E54E2E" w:rsidRDefault="001979BE" w:rsidP="001979BE">
                        <w:pPr>
                          <w:pStyle w:val="ad"/>
                          <w:jc w:val="center"/>
                          <w:rPr>
                            <w:rFonts w:ascii="Arial" w:hAnsi="Arial" w:cs="Arial"/>
                            <w:i w:val="0"/>
                            <w:iCs/>
                            <w:sz w:val="18"/>
                          </w:rPr>
                        </w:pPr>
                        <w:r w:rsidRPr="00E54E2E">
                          <w:rPr>
                            <w:rFonts w:ascii="Arial" w:hAnsi="Arial" w:cs="Arial"/>
                            <w:i w:val="0"/>
                            <w:iCs/>
                            <w:sz w:val="18"/>
                          </w:rPr>
                          <w:t>Лист</w:t>
                        </w:r>
                      </w:p>
                    </w:txbxContent>
                  </v:textbox>
                </v:rect>
                <v:rect id="Rectangle 253"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14:paraId="75AD65BE" w14:textId="77777777" w:rsidR="001979BE" w:rsidRPr="004B1488" w:rsidRDefault="00346428" w:rsidP="001979BE">
                        <w:pPr>
                          <w:pStyle w:val="ad"/>
                          <w:jc w:val="center"/>
                          <w:rPr>
                            <w:rFonts w:ascii="Arial" w:hAnsi="Arial" w:cs="Arial"/>
                            <w:sz w:val="24"/>
                            <w:lang w:val="ru-RU"/>
                          </w:rPr>
                        </w:pPr>
                        <w:r w:rsidRPr="004B1488">
                          <w:rPr>
                            <w:rStyle w:val="ae"/>
                            <w:rFonts w:ascii="Arial" w:hAnsi="Arial" w:cs="Arial"/>
                            <w:sz w:val="24"/>
                            <w:szCs w:val="24"/>
                            <w:lang w:val="ru-RU"/>
                          </w:rPr>
                          <w:fldChar w:fldCharType="begin"/>
                        </w:r>
                        <w:r w:rsidR="001979BE" w:rsidRPr="004B1488">
                          <w:rPr>
                            <w:rStyle w:val="ae"/>
                            <w:rFonts w:ascii="Arial" w:hAnsi="Arial" w:cs="Arial"/>
                            <w:sz w:val="24"/>
                            <w:szCs w:val="24"/>
                            <w:lang w:val="ru-RU"/>
                          </w:rPr>
                          <w:instrText xml:space="preserve"> PAGE </w:instrText>
                        </w:r>
                        <w:r w:rsidRPr="004B1488">
                          <w:rPr>
                            <w:rStyle w:val="ae"/>
                            <w:rFonts w:ascii="Arial" w:hAnsi="Arial" w:cs="Arial"/>
                            <w:sz w:val="24"/>
                            <w:szCs w:val="24"/>
                            <w:lang w:val="ru-RU"/>
                          </w:rPr>
                          <w:fldChar w:fldCharType="separate"/>
                        </w:r>
                        <w:r w:rsidR="000F7801">
                          <w:rPr>
                            <w:rStyle w:val="ae"/>
                            <w:rFonts w:ascii="Arial" w:hAnsi="Arial" w:cs="Arial"/>
                            <w:noProof/>
                            <w:sz w:val="24"/>
                            <w:szCs w:val="24"/>
                            <w:lang w:val="ru-RU"/>
                          </w:rPr>
                          <w:t>21</w:t>
                        </w:r>
                        <w:r w:rsidRPr="004B1488">
                          <w:rPr>
                            <w:rStyle w:val="ae"/>
                            <w:rFonts w:ascii="Arial" w:hAnsi="Arial" w:cs="Arial"/>
                            <w:sz w:val="24"/>
                            <w:szCs w:val="24"/>
                            <w:lang w:val="ru-RU"/>
                          </w:rPr>
                          <w:fldChar w:fldCharType="end"/>
                        </w:r>
                      </w:p>
                    </w:txbxContent>
                  </v:textbox>
                </v:rect>
                <v:rect id="Rectangle 254"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642DEC43" w14:textId="0F114DF2" w:rsidR="00B15366" w:rsidRPr="00727B9F" w:rsidRDefault="00B15366" w:rsidP="00B15366">
                        <w:pPr>
                          <w:pStyle w:val="ad"/>
                          <w:jc w:val="center"/>
                          <w:rPr>
                            <w:rFonts w:ascii="Times New Roman" w:hAnsi="Times New Roman"/>
                            <w:szCs w:val="28"/>
                            <w:lang w:val="ru-RU"/>
                          </w:rPr>
                        </w:pPr>
                        <w:r>
                          <w:rPr>
                            <w:rFonts w:ascii="Times New Roman" w:hAnsi="Times New Roman"/>
                            <w:szCs w:val="28"/>
                            <w:lang w:val="ru-RU"/>
                          </w:rPr>
                          <w:t>УП 07.01</w:t>
                        </w:r>
                        <w:r w:rsidR="00E821FA">
                          <w:rPr>
                            <w:rFonts w:ascii="Times New Roman" w:hAnsi="Times New Roman"/>
                            <w:szCs w:val="28"/>
                            <w:lang w:val="ru-RU"/>
                          </w:rPr>
                          <w:t xml:space="preserve"> </w:t>
                        </w:r>
                        <w:r>
                          <w:rPr>
                            <w:rFonts w:ascii="Times New Roman" w:hAnsi="Times New Roman"/>
                            <w:szCs w:val="28"/>
                            <w:lang w:val="ru-RU"/>
                          </w:rPr>
                          <w:t>09</w:t>
                        </w:r>
                        <w:r w:rsidRPr="00727B9F">
                          <w:rPr>
                            <w:rFonts w:ascii="Times New Roman" w:hAnsi="Times New Roman"/>
                            <w:szCs w:val="28"/>
                            <w:lang w:val="ru-RU"/>
                          </w:rPr>
                          <w:t>.02.0</w:t>
                        </w:r>
                        <w:r>
                          <w:rPr>
                            <w:rFonts w:ascii="Times New Roman" w:hAnsi="Times New Roman"/>
                            <w:szCs w:val="28"/>
                            <w:lang w:val="ru-RU"/>
                          </w:rPr>
                          <w:t>7</w:t>
                        </w:r>
                        <w:r w:rsidRPr="00727B9F">
                          <w:rPr>
                            <w:rFonts w:ascii="Times New Roman" w:hAnsi="Times New Roman"/>
                            <w:szCs w:val="28"/>
                            <w:lang w:val="ru-RU"/>
                          </w:rPr>
                          <w:t>.</w:t>
                        </w:r>
                        <w:r>
                          <w:rPr>
                            <w:rFonts w:ascii="Times New Roman" w:hAnsi="Times New Roman"/>
                            <w:szCs w:val="28"/>
                            <w:lang w:val="ru-RU"/>
                          </w:rPr>
                          <w:t>19</w:t>
                        </w:r>
                        <w:r w:rsidRPr="00727B9F">
                          <w:rPr>
                            <w:rFonts w:ascii="Times New Roman" w:hAnsi="Times New Roman"/>
                            <w:szCs w:val="28"/>
                            <w:lang w:val="ru-RU"/>
                          </w:rPr>
                          <w:t>.</w:t>
                        </w:r>
                        <w:r w:rsidR="000F7801">
                          <w:rPr>
                            <w:rFonts w:ascii="Times New Roman" w:hAnsi="Times New Roman"/>
                            <w:szCs w:val="28"/>
                            <w:lang w:val="ru-RU"/>
                          </w:rPr>
                          <w:t>11</w:t>
                        </w:r>
                        <w:r w:rsidR="00794A71">
                          <w:rPr>
                            <w:rFonts w:ascii="Times New Roman" w:hAnsi="Times New Roman"/>
                            <w:szCs w:val="28"/>
                            <w:lang w:val="en-US"/>
                          </w:rPr>
                          <w:t xml:space="preserve"> </w:t>
                        </w:r>
                        <w:r>
                          <w:rPr>
                            <w:rFonts w:ascii="Times New Roman" w:hAnsi="Times New Roman"/>
                            <w:szCs w:val="28"/>
                            <w:lang w:val="ru-RU"/>
                          </w:rPr>
                          <w:t>000000</w:t>
                        </w:r>
                      </w:p>
                      <w:p w14:paraId="50CDB263" w14:textId="77777777" w:rsidR="001979BE" w:rsidRPr="00727B9F" w:rsidRDefault="001979BE" w:rsidP="001979BE">
                        <w:pPr>
                          <w:pStyle w:val="ad"/>
                          <w:jc w:val="center"/>
                          <w:rPr>
                            <w:rFonts w:ascii="Times New Roman" w:hAnsi="Times New Roman"/>
                            <w:szCs w:val="28"/>
                            <w:lang w:val="ru-RU"/>
                          </w:rPr>
                        </w:pPr>
                      </w:p>
                      <w:p w14:paraId="7E4156F4" w14:textId="77777777" w:rsidR="001979BE" w:rsidRPr="00727B9F" w:rsidRDefault="001979BE" w:rsidP="001979BE">
                        <w:pPr>
                          <w:pStyle w:val="ad"/>
                          <w:jc w:val="center"/>
                          <w:rPr>
                            <w:rFonts w:ascii="Times New Roman" w:hAnsi="Times New Roman"/>
                            <w:szCs w:val="28"/>
                            <w:lang w:val="ru-RU"/>
                          </w:rPr>
                        </w:pPr>
                      </w:p>
                      <w:p w14:paraId="2BB1CA6C" w14:textId="77777777" w:rsidR="001979BE" w:rsidRDefault="001979BE" w:rsidP="001979BE">
                        <w:pPr>
                          <w:pStyle w:val="ad"/>
                          <w:jc w:val="center"/>
                          <w:rPr>
                            <w:rFonts w:ascii="Journal" w:hAnsi="Journal"/>
                            <w:i w:val="0"/>
                            <w:iCs/>
                            <w:sz w:val="32"/>
                            <w:lang w:val="ru-RU"/>
                          </w:rPr>
                        </w:pPr>
                      </w:p>
                      <w:p w14:paraId="5EAF6DC5" w14:textId="77777777" w:rsidR="001979BE" w:rsidRPr="00E54E2E" w:rsidRDefault="001979BE" w:rsidP="001979BE">
                        <w:pPr>
                          <w:pStyle w:val="ad"/>
                          <w:jc w:val="center"/>
                          <w:rPr>
                            <w:rFonts w:ascii="Arial" w:hAnsi="Arial" w:cs="Arial"/>
                            <w:i w:val="0"/>
                            <w:iCs/>
                            <w:sz w:val="32"/>
                            <w:lang w:val="ru-RU"/>
                          </w:rPr>
                        </w:pPr>
                      </w:p>
                      <w:p w14:paraId="0B1304EC" w14:textId="77777777" w:rsidR="001979BE" w:rsidRDefault="001979BE" w:rsidP="001979BE">
                        <w:pPr>
                          <w:pStyle w:val="ad"/>
                          <w:jc w:val="center"/>
                          <w:rPr>
                            <w:rFonts w:ascii="Journal" w:hAnsi="Journal"/>
                            <w:i w:val="0"/>
                            <w:iCs/>
                            <w:sz w:val="32"/>
                            <w:lang w:val="ru-RU"/>
                          </w:rPr>
                        </w:pPr>
                      </w:p>
                      <w:p w14:paraId="73B089DA" w14:textId="77777777" w:rsidR="001979BE" w:rsidRDefault="001979BE" w:rsidP="001979BE"/>
                    </w:txbxContent>
                  </v:textbox>
                </v:rect>
                <w10:wrap anchorx="page" anchory="page"/>
                <w10:anchorlock/>
              </v:group>
            </w:pict>
          </mc:Fallback>
        </mc:AlternateContent>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D5C36" w14:textId="179E897F" w:rsidR="007F7A14" w:rsidRDefault="00652776">
    <w:pPr>
      <w:pStyle w:val="a9"/>
    </w:pPr>
    <w:r>
      <w:rPr>
        <w:noProof/>
        <w:lang w:eastAsia="ru-RU"/>
      </w:rPr>
      <mc:AlternateContent>
        <mc:Choice Requires="wpg">
          <w:drawing>
            <wp:anchor distT="0" distB="0" distL="114300" distR="114300" simplePos="0" relativeHeight="251663360" behindDoc="0" locked="1" layoutInCell="1" allowOverlap="1" wp14:anchorId="595D4F33" wp14:editId="10BEDA52">
              <wp:simplePos x="0" y="0"/>
              <wp:positionH relativeFrom="page">
                <wp:posOffset>737235</wp:posOffset>
              </wp:positionH>
              <wp:positionV relativeFrom="page">
                <wp:posOffset>223520</wp:posOffset>
              </wp:positionV>
              <wp:extent cx="6588760" cy="10189210"/>
              <wp:effectExtent l="0" t="0" r="2540" b="2540"/>
              <wp:wrapNone/>
              <wp:docPr id="69" name="Group 29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88760" cy="10189210"/>
                        <a:chOff x="0" y="0"/>
                        <a:chExt cx="20000" cy="20000"/>
                      </a:xfrm>
                    </wpg:grpSpPr>
                    <wps:wsp>
                      <wps:cNvPr id="71" name="Rectangle 292"/>
                      <wps:cNvSpPr>
                        <a:spLocks noChangeAspect="1"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Line 293"/>
                      <wps:cNvCnPr>
                        <a:cxnSpLocks noChangeAspect="1"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294"/>
                      <wps:cNvCnPr>
                        <a:cxnSpLocks noChangeAspect="1"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95"/>
                      <wps:cNvCnPr>
                        <a:cxnSpLocks noChangeAspect="1"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296"/>
                      <wps:cNvCnPr>
                        <a:cxnSpLocks noChangeAspect="1"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297"/>
                      <wps:cNvCnPr>
                        <a:cxnSpLocks noChangeAspect="1"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298"/>
                      <wps:cNvCnPr>
                        <a:cxnSpLocks noChangeAspect="1"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299"/>
                      <wps:cNvCnPr>
                        <a:cxnSpLocks noChangeAspect="1"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300"/>
                      <wps:cNvCnPr>
                        <a:cxnSpLocks noChangeAspect="1"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301"/>
                      <wps:cNvCnPr>
                        <a:cxnSpLocks noChangeAspect="1"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Rectangle 302"/>
                      <wps:cNvSpPr>
                        <a:spLocks noChangeAspect="1"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1DA77F" w14:textId="77777777" w:rsidR="007F7A14" w:rsidRDefault="007F7A14" w:rsidP="007F7A14">
                            <w:pPr>
                              <w:pStyle w:val="ad"/>
                              <w:jc w:val="center"/>
                              <w:rPr>
                                <w:sz w:val="18"/>
                              </w:rPr>
                            </w:pPr>
                            <w:r>
                              <w:rPr>
                                <w:sz w:val="18"/>
                              </w:rPr>
                              <w:t>Изм.</w:t>
                            </w:r>
                          </w:p>
                        </w:txbxContent>
                      </wps:txbx>
                      <wps:bodyPr rot="0" vert="horz" wrap="square" lIns="12700" tIns="12700" rIns="12700" bIns="12700" anchor="t" anchorCtr="0" upright="1">
                        <a:noAutofit/>
                      </wps:bodyPr>
                    </wps:wsp>
                    <wps:wsp>
                      <wps:cNvPr id="82" name="Rectangle 303"/>
                      <wps:cNvSpPr>
                        <a:spLocks noChangeAspect="1"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DF2AA" w14:textId="77777777" w:rsidR="007F7A14" w:rsidRDefault="007F7A14" w:rsidP="007F7A14">
                            <w:pPr>
                              <w:pStyle w:val="ad"/>
                              <w:jc w:val="center"/>
                              <w:rPr>
                                <w:sz w:val="18"/>
                              </w:rPr>
                            </w:pPr>
                            <w:r>
                              <w:rPr>
                                <w:sz w:val="18"/>
                              </w:rPr>
                              <w:t>Лист</w:t>
                            </w:r>
                          </w:p>
                        </w:txbxContent>
                      </wps:txbx>
                      <wps:bodyPr rot="0" vert="horz" wrap="square" lIns="12700" tIns="12700" rIns="12700" bIns="12700" anchor="t" anchorCtr="0" upright="1">
                        <a:noAutofit/>
                      </wps:bodyPr>
                    </wps:wsp>
                    <wps:wsp>
                      <wps:cNvPr id="83" name="Rectangle 304"/>
                      <wps:cNvSpPr>
                        <a:spLocks noChangeAspect="1"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607418" w14:textId="77777777" w:rsidR="007F7A14" w:rsidRDefault="007F7A14" w:rsidP="007F7A14">
                            <w:pPr>
                              <w:pStyle w:val="ad"/>
                              <w:jc w:val="center"/>
                              <w:rPr>
                                <w:sz w:val="18"/>
                              </w:rPr>
                            </w:pPr>
                            <w:r>
                              <w:rPr>
                                <w:sz w:val="18"/>
                              </w:rPr>
                              <w:t>№ докум.</w:t>
                            </w:r>
                          </w:p>
                        </w:txbxContent>
                      </wps:txbx>
                      <wps:bodyPr rot="0" vert="horz" wrap="square" lIns="12700" tIns="12700" rIns="12700" bIns="12700" anchor="t" anchorCtr="0" upright="1">
                        <a:noAutofit/>
                      </wps:bodyPr>
                    </wps:wsp>
                    <wps:wsp>
                      <wps:cNvPr id="5" name="Rectangle 305"/>
                      <wps:cNvSpPr>
                        <a:spLocks noChangeAspect="1"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B9C300" w14:textId="77777777" w:rsidR="007F7A14" w:rsidRDefault="007F7A14" w:rsidP="007F7A14">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6" name="Rectangle 306"/>
                      <wps:cNvSpPr>
                        <a:spLocks noChangeAspect="1"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89225" w14:textId="77777777" w:rsidR="007F7A14" w:rsidRDefault="007F7A14" w:rsidP="007F7A14">
                            <w:pPr>
                              <w:pStyle w:val="ad"/>
                              <w:jc w:val="center"/>
                              <w:rPr>
                                <w:sz w:val="18"/>
                              </w:rPr>
                            </w:pPr>
                            <w:r>
                              <w:rPr>
                                <w:sz w:val="18"/>
                              </w:rPr>
                              <w:t>Дата</w:t>
                            </w:r>
                          </w:p>
                        </w:txbxContent>
                      </wps:txbx>
                      <wps:bodyPr rot="0" vert="horz" wrap="square" lIns="12700" tIns="12700" rIns="12700" bIns="12700" anchor="t" anchorCtr="0" upright="1">
                        <a:noAutofit/>
                      </wps:bodyPr>
                    </wps:wsp>
                    <wps:wsp>
                      <wps:cNvPr id="7" name="Rectangle 307"/>
                      <wps:cNvSpPr>
                        <a:spLocks noChangeAspect="1"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8623C3" w14:textId="77777777" w:rsidR="007F7A14" w:rsidRDefault="007F7A14" w:rsidP="007F7A14">
                            <w:pPr>
                              <w:pStyle w:val="ad"/>
                              <w:jc w:val="center"/>
                              <w:rPr>
                                <w:sz w:val="18"/>
                              </w:rPr>
                            </w:pPr>
                            <w:r>
                              <w:rPr>
                                <w:sz w:val="18"/>
                              </w:rPr>
                              <w:t>Лист</w:t>
                            </w:r>
                          </w:p>
                        </w:txbxContent>
                      </wps:txbx>
                      <wps:bodyPr rot="0" vert="horz" wrap="square" lIns="12700" tIns="12700" rIns="12700" bIns="12700" anchor="t" anchorCtr="0" upright="1">
                        <a:noAutofit/>
                      </wps:bodyPr>
                    </wps:wsp>
                    <wps:wsp>
                      <wps:cNvPr id="10" name="Rectangle 308"/>
                      <wps:cNvSpPr>
                        <a:spLocks noChangeAspect="1"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5DB66" w14:textId="77777777" w:rsidR="007F7A14" w:rsidRPr="00C51103" w:rsidRDefault="007401A9" w:rsidP="007F7A14">
                            <w:pPr>
                              <w:pStyle w:val="ad"/>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 name="Rectangle 309"/>
                      <wps:cNvSpPr>
                        <a:spLocks noChangeAspect="1"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32B6" w14:textId="41A4AD9E" w:rsidR="007F7A14" w:rsidRPr="00727B9F" w:rsidRDefault="00EB7C7C" w:rsidP="007F7A14">
                            <w:pPr>
                              <w:pStyle w:val="ad"/>
                              <w:jc w:val="center"/>
                              <w:rPr>
                                <w:rFonts w:ascii="Times New Roman" w:hAnsi="Times New Roman"/>
                                <w:szCs w:val="28"/>
                                <w:lang w:val="ru-RU"/>
                              </w:rPr>
                            </w:pPr>
                            <w:r>
                              <w:rPr>
                                <w:rFonts w:ascii="Times New Roman" w:hAnsi="Times New Roman"/>
                                <w:szCs w:val="28"/>
                                <w:lang w:val="ru-RU"/>
                              </w:rPr>
                              <w:t>УП 07.0</w:t>
                            </w:r>
                            <w:r>
                              <w:rPr>
                                <w:rFonts w:ascii="Times New Roman" w:hAnsi="Times New Roman"/>
                                <w:szCs w:val="28"/>
                                <w:lang w:val="en-US"/>
                              </w:rPr>
                              <w:t xml:space="preserve">1 </w:t>
                            </w:r>
                            <w:r w:rsidR="007F7A14">
                              <w:rPr>
                                <w:rFonts w:ascii="Times New Roman" w:hAnsi="Times New Roman"/>
                                <w:szCs w:val="28"/>
                                <w:lang w:val="ru-RU"/>
                              </w:rPr>
                              <w:t>09</w:t>
                            </w:r>
                            <w:r w:rsidR="007F7A14" w:rsidRPr="00727B9F">
                              <w:rPr>
                                <w:rFonts w:ascii="Times New Roman" w:hAnsi="Times New Roman"/>
                                <w:szCs w:val="28"/>
                                <w:lang w:val="ru-RU"/>
                              </w:rPr>
                              <w:t>.02.0</w:t>
                            </w:r>
                            <w:r w:rsidR="007F7A14">
                              <w:rPr>
                                <w:rFonts w:ascii="Times New Roman" w:hAnsi="Times New Roman"/>
                                <w:szCs w:val="28"/>
                                <w:lang w:val="ru-RU"/>
                              </w:rPr>
                              <w:t>7</w:t>
                            </w:r>
                            <w:r w:rsidR="007F7A14" w:rsidRPr="00727B9F">
                              <w:rPr>
                                <w:rFonts w:ascii="Times New Roman" w:hAnsi="Times New Roman"/>
                                <w:szCs w:val="28"/>
                                <w:lang w:val="ru-RU"/>
                              </w:rPr>
                              <w:t>.</w:t>
                            </w:r>
                            <w:r w:rsidR="007F7A14">
                              <w:rPr>
                                <w:rFonts w:ascii="Times New Roman" w:hAnsi="Times New Roman"/>
                                <w:szCs w:val="28"/>
                                <w:lang w:val="ru-RU"/>
                              </w:rPr>
                              <w:t>19</w:t>
                            </w:r>
                            <w:r w:rsidR="007F7A14" w:rsidRPr="00727B9F">
                              <w:rPr>
                                <w:rFonts w:ascii="Times New Roman" w:hAnsi="Times New Roman"/>
                                <w:szCs w:val="28"/>
                                <w:lang w:val="ru-RU"/>
                              </w:rPr>
                              <w:t>.</w:t>
                            </w:r>
                            <w:r w:rsidR="000F7801">
                              <w:rPr>
                                <w:rFonts w:ascii="Times New Roman" w:hAnsi="Times New Roman"/>
                                <w:szCs w:val="28"/>
                                <w:lang w:val="ru-RU"/>
                              </w:rPr>
                              <w:t>11</w:t>
                            </w:r>
                            <w:r w:rsidR="00794A71">
                              <w:rPr>
                                <w:rFonts w:ascii="Times New Roman" w:hAnsi="Times New Roman"/>
                                <w:szCs w:val="28"/>
                                <w:lang w:val="en-US"/>
                              </w:rPr>
                              <w:t xml:space="preserve"> </w:t>
                            </w:r>
                            <w:r w:rsidR="007F7A14">
                              <w:rPr>
                                <w:rFonts w:ascii="Times New Roman" w:hAnsi="Times New Roman"/>
                                <w:szCs w:val="28"/>
                                <w:lang w:val="ru-RU"/>
                              </w:rPr>
                              <w:t>000000</w:t>
                            </w:r>
                          </w:p>
                          <w:p w14:paraId="59323114" w14:textId="77777777" w:rsidR="007F7A14" w:rsidRPr="00B02179" w:rsidRDefault="007F7A14" w:rsidP="007F7A14">
                            <w:pPr>
                              <w:jc w:val="center"/>
                              <w:rPr>
                                <w:i/>
                              </w:rPr>
                            </w:pPr>
                          </w:p>
                        </w:txbxContent>
                      </wps:txbx>
                      <wps:bodyPr rot="0" vert="horz" wrap="square" lIns="12700" tIns="12700" rIns="12700" bIns="12700" anchor="t" anchorCtr="0" upright="1">
                        <a:noAutofit/>
                      </wps:bodyPr>
                    </wps:wsp>
                    <wps:wsp>
                      <wps:cNvPr id="18" name="Line 310"/>
                      <wps:cNvCnPr>
                        <a:cxnSpLocks noChangeAspect="1"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311"/>
                      <wps:cNvCnPr>
                        <a:cxnSpLocks noChangeAspect="1"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312"/>
                      <wps:cNvCnPr>
                        <a:cxnSpLocks noChangeAspect="1"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313"/>
                      <wps:cNvCnPr>
                        <a:cxnSpLocks noChangeAspect="1"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314"/>
                      <wps:cNvCnPr>
                        <a:cxnSpLocks noChangeAspect="1"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4" name="Group 315"/>
                      <wpg:cNvGrpSpPr>
                        <a:grpSpLocks noChangeAspect="1"/>
                      </wpg:cNvGrpSpPr>
                      <wpg:grpSpPr bwMode="auto">
                        <a:xfrm>
                          <a:off x="39" y="18267"/>
                          <a:ext cx="4801" cy="310"/>
                          <a:chOff x="0" y="0"/>
                          <a:chExt cx="19995" cy="20000"/>
                        </a:xfrm>
                      </wpg:grpSpPr>
                      <wps:wsp>
                        <wps:cNvPr id="95" name="Rectangle 316"/>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642B89" w14:textId="77777777" w:rsidR="007F7A14" w:rsidRDefault="007F7A14" w:rsidP="007F7A14">
                              <w:pPr>
                                <w:pStyle w:val="ad"/>
                                <w:rPr>
                                  <w:sz w:val="18"/>
                                </w:rPr>
                              </w:pPr>
                              <w:r>
                                <w:rPr>
                                  <w:sz w:val="18"/>
                                </w:rPr>
                                <w:t>Разраб.</w:t>
                              </w:r>
                            </w:p>
                          </w:txbxContent>
                        </wps:txbx>
                        <wps:bodyPr rot="0" vert="horz" wrap="square" lIns="12700" tIns="12700" rIns="12700" bIns="12700" anchor="t" anchorCtr="0" upright="1">
                          <a:noAutofit/>
                        </wps:bodyPr>
                      </wps:wsp>
                      <wps:wsp>
                        <wps:cNvPr id="96" name="Rectangle 317"/>
                        <wps:cNvSpPr>
                          <a:spLocks noChangeAspect="1" noChangeArrowheads="1"/>
                        </wps:cNvSpPr>
                        <wps:spPr bwMode="auto">
                          <a:xfrm>
                            <a:off x="9279" y="0"/>
                            <a:ext cx="1071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AFD428" w14:textId="6D11ACD8" w:rsidR="007F7A14" w:rsidRPr="00E821FA" w:rsidRDefault="000F7801" w:rsidP="007F7A14">
                              <w:pPr>
                                <w:pStyle w:val="ad"/>
                                <w:rPr>
                                  <w:sz w:val="18"/>
                                  <w:szCs w:val="18"/>
                                  <w:lang w:val="ru-RU"/>
                                </w:rPr>
                              </w:pPr>
                              <w:r>
                                <w:rPr>
                                  <w:sz w:val="18"/>
                                  <w:szCs w:val="18"/>
                                  <w:lang w:val="ru-RU"/>
                                </w:rPr>
                                <w:t>Логинов М.В.</w:t>
                              </w:r>
                            </w:p>
                          </w:txbxContent>
                        </wps:txbx>
                        <wps:bodyPr rot="0" vert="horz" wrap="square" lIns="12700" tIns="12700" rIns="12700" bIns="12700" anchor="t" anchorCtr="0" upright="1">
                          <a:noAutofit/>
                        </wps:bodyPr>
                      </wps:wsp>
                    </wpg:grpSp>
                    <wpg:grpSp>
                      <wpg:cNvPr id="25" name="Group 318"/>
                      <wpg:cNvGrpSpPr>
                        <a:grpSpLocks noChangeAspect="1"/>
                      </wpg:cNvGrpSpPr>
                      <wpg:grpSpPr bwMode="auto">
                        <a:xfrm>
                          <a:off x="39" y="18614"/>
                          <a:ext cx="4801" cy="309"/>
                          <a:chOff x="0" y="0"/>
                          <a:chExt cx="19999" cy="20000"/>
                        </a:xfrm>
                      </wpg:grpSpPr>
                      <wps:wsp>
                        <wps:cNvPr id="26" name="Rectangle 319"/>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5D7FC" w14:textId="77777777" w:rsidR="007F7A14" w:rsidRDefault="007F7A14" w:rsidP="007F7A14">
                              <w:pPr>
                                <w:pStyle w:val="ad"/>
                                <w:rPr>
                                  <w:sz w:val="18"/>
                                </w:rPr>
                              </w:pPr>
                              <w:r>
                                <w:rPr>
                                  <w:sz w:val="18"/>
                                </w:rPr>
                                <w:t>Провер.</w:t>
                              </w:r>
                            </w:p>
                          </w:txbxContent>
                        </wps:txbx>
                        <wps:bodyPr rot="0" vert="horz" wrap="square" lIns="12700" tIns="12700" rIns="12700" bIns="12700" anchor="t" anchorCtr="0" upright="1">
                          <a:noAutofit/>
                        </wps:bodyPr>
                      </wps:wsp>
                      <wps:wsp>
                        <wps:cNvPr id="99" name="Rectangle 320"/>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CC14E8" w14:textId="77777777" w:rsidR="007F7A14" w:rsidRPr="00794A71" w:rsidRDefault="000621F7" w:rsidP="007F7A14">
                              <w:pPr>
                                <w:pStyle w:val="ad"/>
                                <w:rPr>
                                  <w:sz w:val="18"/>
                                  <w:szCs w:val="18"/>
                                  <w:lang w:val="ru-RU"/>
                                </w:rPr>
                              </w:pPr>
                              <w:r w:rsidRPr="00794A71">
                                <w:rPr>
                                  <w:sz w:val="18"/>
                                  <w:szCs w:val="18"/>
                                  <w:lang w:val="ru-RU"/>
                                </w:rPr>
                                <w:t>Горюнова Е. А.</w:t>
                              </w:r>
                            </w:p>
                            <w:p w14:paraId="0C4ABE88" w14:textId="77777777" w:rsidR="007F7A14" w:rsidRPr="00794A71" w:rsidRDefault="007F7A14" w:rsidP="007F7A14">
                              <w:pPr>
                                <w:pStyle w:val="ad"/>
                                <w:rPr>
                                  <w:sz w:val="18"/>
                                  <w:szCs w:val="18"/>
                                  <w:lang w:val="ru-RU"/>
                                </w:rPr>
                              </w:pPr>
                            </w:p>
                          </w:txbxContent>
                        </wps:txbx>
                        <wps:bodyPr rot="0" vert="horz" wrap="square" lIns="12700" tIns="12700" rIns="12700" bIns="12700" anchor="t" anchorCtr="0" upright="1">
                          <a:noAutofit/>
                        </wps:bodyPr>
                      </wps:wsp>
                    </wpg:grpSp>
                    <wpg:grpSp>
                      <wpg:cNvPr id="100" name="Group 321"/>
                      <wpg:cNvGrpSpPr>
                        <a:grpSpLocks noChangeAspect="1"/>
                      </wpg:cNvGrpSpPr>
                      <wpg:grpSpPr bwMode="auto">
                        <a:xfrm>
                          <a:off x="39" y="18969"/>
                          <a:ext cx="4801" cy="309"/>
                          <a:chOff x="0" y="0"/>
                          <a:chExt cx="19999" cy="20000"/>
                        </a:xfrm>
                      </wpg:grpSpPr>
                      <wps:wsp>
                        <wps:cNvPr id="101" name="Rectangle 322"/>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0B8025" w14:textId="77777777" w:rsidR="007F7A14" w:rsidRDefault="007F7A14" w:rsidP="007F7A14">
                              <w:pPr>
                                <w:pStyle w:val="ad"/>
                                <w:rPr>
                                  <w:sz w:val="18"/>
                                </w:rPr>
                              </w:pPr>
                              <w:r>
                                <w:rPr>
                                  <w:sz w:val="18"/>
                                </w:rPr>
                                <w:t>Реценз.</w:t>
                              </w:r>
                            </w:p>
                          </w:txbxContent>
                        </wps:txbx>
                        <wps:bodyPr rot="0" vert="horz" wrap="square" lIns="12700" tIns="12700" rIns="12700" bIns="12700" anchor="t" anchorCtr="0" upright="1">
                          <a:noAutofit/>
                        </wps:bodyPr>
                      </wps:wsp>
                      <wps:wsp>
                        <wps:cNvPr id="102" name="Rectangle 323"/>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1C6CF" w14:textId="77777777" w:rsidR="007F7A14" w:rsidRPr="00A10A8B" w:rsidRDefault="007F7A14" w:rsidP="007F7A14"/>
                          </w:txbxContent>
                        </wps:txbx>
                        <wps:bodyPr rot="0" vert="horz" wrap="square" lIns="12700" tIns="12700" rIns="12700" bIns="12700" anchor="t" anchorCtr="0" upright="1">
                          <a:noAutofit/>
                        </wps:bodyPr>
                      </wps:wsp>
                    </wpg:grpSp>
                    <wpg:grpSp>
                      <wpg:cNvPr id="103" name="Group 324"/>
                      <wpg:cNvGrpSpPr>
                        <a:grpSpLocks noChangeAspect="1"/>
                      </wpg:cNvGrpSpPr>
                      <wpg:grpSpPr bwMode="auto">
                        <a:xfrm>
                          <a:off x="39" y="19314"/>
                          <a:ext cx="4801" cy="310"/>
                          <a:chOff x="0" y="0"/>
                          <a:chExt cx="19999" cy="20000"/>
                        </a:xfrm>
                      </wpg:grpSpPr>
                      <wps:wsp>
                        <wps:cNvPr id="104" name="Rectangle 325"/>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BD2DCB" w14:textId="77777777" w:rsidR="007F7A14" w:rsidRDefault="007F7A14" w:rsidP="007F7A14">
                              <w:pPr>
                                <w:pStyle w:val="ad"/>
                                <w:rPr>
                                  <w:sz w:val="18"/>
                                </w:rPr>
                              </w:pPr>
                              <w:r>
                                <w:rPr>
                                  <w:sz w:val="18"/>
                                </w:rPr>
                                <w:t>Н. Контр.</w:t>
                              </w:r>
                            </w:p>
                          </w:txbxContent>
                        </wps:txbx>
                        <wps:bodyPr rot="0" vert="horz" wrap="square" lIns="12700" tIns="12700" rIns="12700" bIns="12700" anchor="t" anchorCtr="0" upright="1">
                          <a:noAutofit/>
                        </wps:bodyPr>
                      </wps:wsp>
                      <wps:wsp>
                        <wps:cNvPr id="105" name="Rectangle 326"/>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97745" w14:textId="77777777" w:rsidR="007F7A14" w:rsidRPr="008D72A9" w:rsidRDefault="007F7A14" w:rsidP="007F7A14">
                              <w:pPr>
                                <w:rPr>
                                  <w:i/>
                                </w:rPr>
                              </w:pPr>
                            </w:p>
                          </w:txbxContent>
                        </wps:txbx>
                        <wps:bodyPr rot="0" vert="horz" wrap="square" lIns="12700" tIns="12700" rIns="12700" bIns="12700" anchor="t" anchorCtr="0" upright="1">
                          <a:noAutofit/>
                        </wps:bodyPr>
                      </wps:wsp>
                    </wpg:grpSp>
                    <wpg:grpSp>
                      <wpg:cNvPr id="106" name="Group 327"/>
                      <wpg:cNvGrpSpPr>
                        <a:grpSpLocks noChangeAspect="1"/>
                      </wpg:cNvGrpSpPr>
                      <wpg:grpSpPr bwMode="auto">
                        <a:xfrm>
                          <a:off x="39" y="19660"/>
                          <a:ext cx="4801" cy="309"/>
                          <a:chOff x="0" y="0"/>
                          <a:chExt cx="19999" cy="20000"/>
                        </a:xfrm>
                      </wpg:grpSpPr>
                      <wps:wsp>
                        <wps:cNvPr id="107" name="Rectangle 328"/>
                        <wps:cNvSpPr>
                          <a:spLocks noChangeAspect="1"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C6CAE2" w14:textId="77777777" w:rsidR="007F7A14" w:rsidRDefault="007F7A14" w:rsidP="007F7A14">
                              <w:pPr>
                                <w:pStyle w:val="ad"/>
                                <w:rPr>
                                  <w:sz w:val="18"/>
                                </w:rPr>
                              </w:pPr>
                              <w:r>
                                <w:rPr>
                                  <w:sz w:val="18"/>
                                </w:rPr>
                                <w:t>Утверд.</w:t>
                              </w:r>
                            </w:p>
                          </w:txbxContent>
                        </wps:txbx>
                        <wps:bodyPr rot="0" vert="horz" wrap="square" lIns="12700" tIns="12700" rIns="12700" bIns="12700" anchor="t" anchorCtr="0" upright="1">
                          <a:noAutofit/>
                        </wps:bodyPr>
                      </wps:wsp>
                      <wps:wsp>
                        <wps:cNvPr id="108" name="Rectangle 329"/>
                        <wps:cNvSpPr>
                          <a:spLocks noChangeAspect="1"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AF295" w14:textId="77777777" w:rsidR="007F7A14" w:rsidRPr="00A10A8B" w:rsidRDefault="007F7A14" w:rsidP="007F7A14"/>
                          </w:txbxContent>
                        </wps:txbx>
                        <wps:bodyPr rot="0" vert="horz" wrap="square" lIns="12700" tIns="12700" rIns="12700" bIns="12700" anchor="t" anchorCtr="0" upright="1">
                          <a:noAutofit/>
                        </wps:bodyPr>
                      </wps:wsp>
                    </wpg:grpSp>
                    <wps:wsp>
                      <wps:cNvPr id="109" name="Line 330"/>
                      <wps:cNvCnPr>
                        <a:cxnSpLocks noChangeAspect="1"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Rectangle 331"/>
                      <wps:cNvSpPr>
                        <a:spLocks noChangeAspect="1"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83ECC" w14:textId="77777777" w:rsidR="007F7A14" w:rsidRPr="007401A9" w:rsidRDefault="007401A9" w:rsidP="007401A9">
                            <w:pPr>
                              <w:jc w:val="center"/>
                              <w:rPr>
                                <w:rFonts w:ascii="Times New Roman" w:hAnsi="Times New Roman" w:cs="Times New Roman"/>
                                <w:sz w:val="28"/>
                                <w:szCs w:val="28"/>
                              </w:rPr>
                            </w:pPr>
                            <w:r w:rsidRPr="007401A9">
                              <w:rPr>
                                <w:rFonts w:ascii="Times New Roman" w:hAnsi="Times New Roman" w:cs="Times New Roman"/>
                                <w:sz w:val="28"/>
                                <w:szCs w:val="28"/>
                              </w:rPr>
                              <w:t>Отчет по практике</w:t>
                            </w:r>
                          </w:p>
                        </w:txbxContent>
                      </wps:txbx>
                      <wps:bodyPr rot="0" vert="horz" wrap="square" lIns="12700" tIns="12700" rIns="12700" bIns="12700" anchor="t" anchorCtr="0" upright="1">
                        <a:noAutofit/>
                      </wps:bodyPr>
                    </wps:wsp>
                    <wps:wsp>
                      <wps:cNvPr id="111" name="Line 332"/>
                      <wps:cNvCnPr>
                        <a:cxnSpLocks noChangeAspect="1"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333"/>
                      <wps:cNvCnPr>
                        <a:cxnSpLocks noChangeAspect="1"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334"/>
                      <wps:cNvCnPr>
                        <a:cxnSpLocks noChangeAspect="1"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Rectangle 335"/>
                      <wps:cNvSpPr>
                        <a:spLocks noChangeAspect="1"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B1F280" w14:textId="77777777" w:rsidR="007F7A14" w:rsidRDefault="007F7A14" w:rsidP="007F7A14">
                            <w:pPr>
                              <w:pStyle w:val="ad"/>
                              <w:jc w:val="center"/>
                              <w:rPr>
                                <w:sz w:val="18"/>
                              </w:rPr>
                            </w:pPr>
                            <w:r>
                              <w:rPr>
                                <w:sz w:val="18"/>
                              </w:rPr>
                              <w:t>Лит.</w:t>
                            </w:r>
                          </w:p>
                        </w:txbxContent>
                      </wps:txbx>
                      <wps:bodyPr rot="0" vert="horz" wrap="square" lIns="12700" tIns="12700" rIns="12700" bIns="12700" anchor="t" anchorCtr="0" upright="1">
                        <a:noAutofit/>
                      </wps:bodyPr>
                    </wps:wsp>
                    <wps:wsp>
                      <wps:cNvPr id="115" name="Rectangle 336"/>
                      <wps:cNvSpPr>
                        <a:spLocks noChangeAspect="1"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B1B2DC" w14:textId="77777777" w:rsidR="007F7A14" w:rsidRDefault="007F7A14" w:rsidP="007F7A14">
                            <w:pPr>
                              <w:pStyle w:val="ad"/>
                              <w:jc w:val="center"/>
                              <w:rPr>
                                <w:sz w:val="18"/>
                              </w:rPr>
                            </w:pPr>
                            <w:r>
                              <w:rPr>
                                <w:sz w:val="18"/>
                              </w:rPr>
                              <w:t>Листов</w:t>
                            </w:r>
                          </w:p>
                        </w:txbxContent>
                      </wps:txbx>
                      <wps:bodyPr rot="0" vert="horz" wrap="square" lIns="12700" tIns="12700" rIns="12700" bIns="12700" anchor="t" anchorCtr="0" upright="1">
                        <a:noAutofit/>
                      </wps:bodyPr>
                    </wps:wsp>
                    <wps:wsp>
                      <wps:cNvPr id="116" name="Rectangle 337"/>
                      <wps:cNvSpPr>
                        <a:spLocks noChangeAspect="1"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64283" w14:textId="03DE2338" w:rsidR="007F7A14" w:rsidRPr="00EB7C7C" w:rsidRDefault="00652776" w:rsidP="007F7A14">
                            <w:pPr>
                              <w:pStyle w:val="ad"/>
                              <w:jc w:val="center"/>
                              <w:rPr>
                                <w:sz w:val="20"/>
                                <w:lang w:val="en-US"/>
                              </w:rPr>
                            </w:pPr>
                            <w:r>
                              <w:rPr>
                                <w:sz w:val="20"/>
                                <w:lang w:val="en-US"/>
                              </w:rPr>
                              <w:t>21</w:t>
                            </w:r>
                          </w:p>
                        </w:txbxContent>
                      </wps:txbx>
                      <wps:bodyPr rot="0" vert="horz" wrap="square" lIns="12700" tIns="12700" rIns="12700" bIns="12700" anchor="t" anchorCtr="0" upright="1">
                        <a:noAutofit/>
                      </wps:bodyPr>
                    </wps:wsp>
                    <wps:wsp>
                      <wps:cNvPr id="117" name="Line 338"/>
                      <wps:cNvCnPr>
                        <a:cxnSpLocks noChangeAspect="1"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339"/>
                      <wps:cNvCnPr>
                        <a:cxnSpLocks noChangeAspect="1"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340"/>
                      <wps:cNvSpPr>
                        <a:spLocks noChangeAspect="1"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4E67D" w14:textId="77777777" w:rsidR="007F7A14" w:rsidRPr="00C51103" w:rsidRDefault="007F7A14" w:rsidP="007F7A14">
                            <w:pPr>
                              <w:pStyle w:val="ad"/>
                              <w:jc w:val="center"/>
                              <w:rPr>
                                <w:rFonts w:ascii="Journal" w:hAnsi="Journal"/>
                                <w:sz w:val="24"/>
                                <w:lang w:val="ru-RU"/>
                              </w:rPr>
                            </w:pPr>
                            <w:r>
                              <w:rPr>
                                <w:rFonts w:ascii="Journal" w:hAnsi="Journal"/>
                                <w:sz w:val="24"/>
                                <w:lang w:val="ru-RU"/>
                              </w:rPr>
                              <w:t>ГБПОУ КМК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046" style="position:absolute;margin-left:58.05pt;margin-top:17.6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">
              <o:lock v:ext="edit" aspectratio="t"/>
              <v:rect id="Rectangle 29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IG8QA&#10;AADbAAAADwAAAGRycy9kb3ducmV2LnhtbESPzWrDMBCE74G8g9hCbonsHtrGiRLsgqGnkjp5gMXa&#10;2ibWyrHkn/Tpo0Khx2FmvmH2x9m0YqTeNZYVxJsIBHFpdcOVgss5X7+BcB5ZY2uZFNzJwfGwXOwx&#10;0XbiLxoLX4kAYZeggtr7LpHSlTUZdBvbEQfv2/YGfZB9JXWPU4CbVj5H0Ys02HBYqLGj95rKazEY&#10;BVc/j59pVfzk20u2LU9ZOg23VKnV05zuQHia/X/4r/2hFbzG8Psl/AB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SBvEAAAA2wAAAA8AAAAAAAAAAAAAAAAAmAIAAGRycy9k&#10;b3ducmV2LnhtbFBLBQYAAAAABAAEAPUAAACJAwAAAAA=&#10;" filled="f" strokeweight="2pt">
                <o:lock v:ext="edit" aspectratio="t"/>
              </v:rect>
              <v:line id="Line 29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o:lock v:ext="edit" aspectratio="t"/>
              </v:line>
              <v:line id="Line 29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o:lock v:ext="edit" aspectratio="t"/>
              </v:line>
              <v:line id="Line 29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o:lock v:ext="edit" aspectratio="t"/>
              </v:line>
              <v:line id="Line 29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o:lock v:ext="edit" aspectratio="t"/>
              </v:line>
              <v:line id="Line 29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o:lock v:ext="edit" aspectratio="t"/>
              </v:line>
              <v:line id="Line 29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o:lock v:ext="edit" aspectratio="t"/>
              </v:line>
              <v:line id="Line 29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o:lock v:ext="edit" aspectratio="t"/>
              </v:line>
              <v:line id="Line 30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o:lock v:ext="edit" aspectratio="t"/>
              </v:line>
              <v:line id="Line 30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zz8EAAADbAAAADwAAAGRycy9kb3ducmV2LnhtbERPS27CMBDdI3EHa5DYgZMuKkgxqIJW&#10;KmJRQXuAIZ7GaeJxZLtJ4PT1olKXT++/2Y22FT35UDtWkC8zEMSl0zVXCj4/XhcrECEia2wdk4Ib&#10;Bdhtp5MNFtoNfKb+EiuRQjgUqMDE2BVShtKQxbB0HXHivpy3GBP0ldQehxRuW/mQZY/SYs2pwWBH&#10;e0Nlc/mxCo7+emrye2XklY/+pX0/rIP9Vmo+G5+fQEQa47/4z/2mFazS+v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PPwQAAANsAAAAPAAAAAAAAAAAAAAAA&#10;AKECAABkcnMvZG93bnJldi54bWxQSwUGAAAAAAQABAD5AAAAjwMAAAAA&#10;" strokeweight="1pt">
                <o:lock v:ext="edit" aspectratio="t"/>
              </v:line>
              <v:rect id="Rectangle 30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o:lock v:ext="edit" aspectratio="t"/>
                <v:textbox inset="1pt,1pt,1pt,1pt">
                  <w:txbxContent>
                    <w:p w14:paraId="241DA77F" w14:textId="77777777" w:rsidR="007F7A14" w:rsidRDefault="007F7A14" w:rsidP="007F7A14">
                      <w:pPr>
                        <w:pStyle w:val="ad"/>
                        <w:jc w:val="center"/>
                        <w:rPr>
                          <w:sz w:val="18"/>
                        </w:rPr>
                      </w:pPr>
                      <w:r>
                        <w:rPr>
                          <w:sz w:val="18"/>
                        </w:rPr>
                        <w:t>Изм.</w:t>
                      </w:r>
                    </w:p>
                  </w:txbxContent>
                </v:textbox>
              </v:rect>
              <v:rect id="Rectangle 30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o:lock v:ext="edit" aspectratio="t"/>
                <v:textbox inset="1pt,1pt,1pt,1pt">
                  <w:txbxContent>
                    <w:p w14:paraId="05BDF2AA" w14:textId="77777777" w:rsidR="007F7A14" w:rsidRDefault="007F7A14" w:rsidP="007F7A14">
                      <w:pPr>
                        <w:pStyle w:val="ad"/>
                        <w:jc w:val="center"/>
                        <w:rPr>
                          <w:sz w:val="18"/>
                        </w:rPr>
                      </w:pPr>
                      <w:r>
                        <w:rPr>
                          <w:sz w:val="18"/>
                        </w:rPr>
                        <w:t>Лист</w:t>
                      </w:r>
                    </w:p>
                  </w:txbxContent>
                </v:textbox>
              </v:rect>
              <v:rect id="Rectangle 30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o:lock v:ext="edit" aspectratio="t"/>
                <v:textbox inset="1pt,1pt,1pt,1pt">
                  <w:txbxContent>
                    <w:p w14:paraId="70607418" w14:textId="77777777" w:rsidR="007F7A14" w:rsidRDefault="007F7A14" w:rsidP="007F7A14">
                      <w:pPr>
                        <w:pStyle w:val="ad"/>
                        <w:jc w:val="center"/>
                        <w:rPr>
                          <w:sz w:val="18"/>
                        </w:rPr>
                      </w:pPr>
                      <w:r>
                        <w:rPr>
                          <w:sz w:val="18"/>
                        </w:rPr>
                        <w:t>№ докум.</w:t>
                      </w:r>
                    </w:p>
                  </w:txbxContent>
                </v:textbox>
              </v:rect>
              <v:rect id="Rectangle 30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o:lock v:ext="edit" aspectratio="t"/>
                <v:textbox inset="1pt,1pt,1pt,1pt">
                  <w:txbxContent>
                    <w:p w14:paraId="60B9C300" w14:textId="77777777" w:rsidR="007F7A14" w:rsidRDefault="007F7A14" w:rsidP="007F7A14">
                      <w:pPr>
                        <w:pStyle w:val="ad"/>
                        <w:jc w:val="center"/>
                        <w:rPr>
                          <w:sz w:val="18"/>
                        </w:rPr>
                      </w:pPr>
                      <w:r>
                        <w:rPr>
                          <w:sz w:val="18"/>
                        </w:rPr>
                        <w:t>Подпись</w:t>
                      </w:r>
                    </w:p>
                  </w:txbxContent>
                </v:textbox>
              </v:rect>
              <v:rect id="Rectangle 30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o:lock v:ext="edit" aspectratio="t"/>
                <v:textbox inset="1pt,1pt,1pt,1pt">
                  <w:txbxContent>
                    <w:p w14:paraId="6B889225" w14:textId="77777777" w:rsidR="007F7A14" w:rsidRDefault="007F7A14" w:rsidP="007F7A14">
                      <w:pPr>
                        <w:pStyle w:val="ad"/>
                        <w:jc w:val="center"/>
                        <w:rPr>
                          <w:sz w:val="18"/>
                        </w:rPr>
                      </w:pPr>
                      <w:r>
                        <w:rPr>
                          <w:sz w:val="18"/>
                        </w:rPr>
                        <w:t>Дата</w:t>
                      </w:r>
                    </w:p>
                  </w:txbxContent>
                </v:textbox>
              </v:rect>
              <v:rect id="Rectangle 30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o:lock v:ext="edit" aspectratio="t"/>
                <v:textbox inset="1pt,1pt,1pt,1pt">
                  <w:txbxContent>
                    <w:p w14:paraId="5F8623C3" w14:textId="77777777" w:rsidR="007F7A14" w:rsidRDefault="007F7A14" w:rsidP="007F7A14">
                      <w:pPr>
                        <w:pStyle w:val="ad"/>
                        <w:jc w:val="center"/>
                        <w:rPr>
                          <w:sz w:val="18"/>
                        </w:rPr>
                      </w:pPr>
                      <w:r>
                        <w:rPr>
                          <w:sz w:val="18"/>
                        </w:rPr>
                        <w:t>Лист</w:t>
                      </w:r>
                    </w:p>
                  </w:txbxContent>
                </v:textbox>
              </v:rect>
              <v:rect id="Rectangle 30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eFMIA&#10;AADbAAAADwAAAGRycy9kb3ducmV2LnhtbESPQWvCQBCF70L/wzKF3nRTKWKjawhCoNdGhR6H7JhE&#10;s7Pp7lbTf985FLzN8N689822mNygbhRi79nA6yIDRdx423Nr4Hio5mtQMSFbHDyTgV+KUOyeZlvM&#10;rb/zJ93q1CoJ4ZijgS6lMdc6Nh05jAs/Eot29sFhkjW02ga8S7gb9DLLVtphz9LQ4Uj7jppr/eMM&#10;lOVlOn3X71hFvc7Cyr7Ztvwy5uV5KjegEk3pYf6//rCCL/T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R4UwgAAANsAAAAPAAAAAAAAAAAAAAAAAJgCAABkcnMvZG93&#10;bnJldi54bWxQSwUGAAAAAAQABAD1AAAAhwMAAAAA&#10;" filled="f" stroked="f" strokeweight=".25pt">
                <o:lock v:ext="edit" aspectratio="t"/>
                <v:textbox inset="1pt,1pt,1pt,1pt">
                  <w:txbxContent>
                    <w:p w14:paraId="5E85DB66" w14:textId="77777777" w:rsidR="007F7A14" w:rsidRPr="00C51103" w:rsidRDefault="007401A9" w:rsidP="007F7A14">
                      <w:pPr>
                        <w:pStyle w:val="ad"/>
                        <w:jc w:val="center"/>
                        <w:rPr>
                          <w:sz w:val="20"/>
                          <w:lang w:val="ru-RU"/>
                        </w:rPr>
                      </w:pPr>
                      <w:r>
                        <w:rPr>
                          <w:sz w:val="20"/>
                          <w:lang w:val="ru-RU"/>
                        </w:rPr>
                        <w:t>4</w:t>
                      </w:r>
                    </w:p>
                  </w:txbxContent>
                </v:textbox>
              </v:rect>
              <v:rect id="Rectangle 30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o:lock v:ext="edit" aspectratio="t"/>
                <v:textbox inset="1pt,1pt,1pt,1pt">
                  <w:txbxContent>
                    <w:p w14:paraId="0FFC32B6" w14:textId="41A4AD9E" w:rsidR="007F7A14" w:rsidRPr="00727B9F" w:rsidRDefault="00EB7C7C" w:rsidP="007F7A14">
                      <w:pPr>
                        <w:pStyle w:val="ad"/>
                        <w:jc w:val="center"/>
                        <w:rPr>
                          <w:rFonts w:ascii="Times New Roman" w:hAnsi="Times New Roman"/>
                          <w:szCs w:val="28"/>
                          <w:lang w:val="ru-RU"/>
                        </w:rPr>
                      </w:pPr>
                      <w:r>
                        <w:rPr>
                          <w:rFonts w:ascii="Times New Roman" w:hAnsi="Times New Roman"/>
                          <w:szCs w:val="28"/>
                          <w:lang w:val="ru-RU"/>
                        </w:rPr>
                        <w:t>УП 07.0</w:t>
                      </w:r>
                      <w:r>
                        <w:rPr>
                          <w:rFonts w:ascii="Times New Roman" w:hAnsi="Times New Roman"/>
                          <w:szCs w:val="28"/>
                          <w:lang w:val="en-US"/>
                        </w:rPr>
                        <w:t xml:space="preserve">1 </w:t>
                      </w:r>
                      <w:r w:rsidR="007F7A14">
                        <w:rPr>
                          <w:rFonts w:ascii="Times New Roman" w:hAnsi="Times New Roman"/>
                          <w:szCs w:val="28"/>
                          <w:lang w:val="ru-RU"/>
                        </w:rPr>
                        <w:t>09</w:t>
                      </w:r>
                      <w:r w:rsidR="007F7A14" w:rsidRPr="00727B9F">
                        <w:rPr>
                          <w:rFonts w:ascii="Times New Roman" w:hAnsi="Times New Roman"/>
                          <w:szCs w:val="28"/>
                          <w:lang w:val="ru-RU"/>
                        </w:rPr>
                        <w:t>.02.0</w:t>
                      </w:r>
                      <w:r w:rsidR="007F7A14">
                        <w:rPr>
                          <w:rFonts w:ascii="Times New Roman" w:hAnsi="Times New Roman"/>
                          <w:szCs w:val="28"/>
                          <w:lang w:val="ru-RU"/>
                        </w:rPr>
                        <w:t>7</w:t>
                      </w:r>
                      <w:r w:rsidR="007F7A14" w:rsidRPr="00727B9F">
                        <w:rPr>
                          <w:rFonts w:ascii="Times New Roman" w:hAnsi="Times New Roman"/>
                          <w:szCs w:val="28"/>
                          <w:lang w:val="ru-RU"/>
                        </w:rPr>
                        <w:t>.</w:t>
                      </w:r>
                      <w:r w:rsidR="007F7A14">
                        <w:rPr>
                          <w:rFonts w:ascii="Times New Roman" w:hAnsi="Times New Roman"/>
                          <w:szCs w:val="28"/>
                          <w:lang w:val="ru-RU"/>
                        </w:rPr>
                        <w:t>19</w:t>
                      </w:r>
                      <w:r w:rsidR="007F7A14" w:rsidRPr="00727B9F">
                        <w:rPr>
                          <w:rFonts w:ascii="Times New Roman" w:hAnsi="Times New Roman"/>
                          <w:szCs w:val="28"/>
                          <w:lang w:val="ru-RU"/>
                        </w:rPr>
                        <w:t>.</w:t>
                      </w:r>
                      <w:r w:rsidR="000F7801">
                        <w:rPr>
                          <w:rFonts w:ascii="Times New Roman" w:hAnsi="Times New Roman"/>
                          <w:szCs w:val="28"/>
                          <w:lang w:val="ru-RU"/>
                        </w:rPr>
                        <w:t>11</w:t>
                      </w:r>
                      <w:r w:rsidR="00794A71">
                        <w:rPr>
                          <w:rFonts w:ascii="Times New Roman" w:hAnsi="Times New Roman"/>
                          <w:szCs w:val="28"/>
                          <w:lang w:val="en-US"/>
                        </w:rPr>
                        <w:t xml:space="preserve"> </w:t>
                      </w:r>
                      <w:r w:rsidR="007F7A14">
                        <w:rPr>
                          <w:rFonts w:ascii="Times New Roman" w:hAnsi="Times New Roman"/>
                          <w:szCs w:val="28"/>
                          <w:lang w:val="ru-RU"/>
                        </w:rPr>
                        <w:t>000000</w:t>
                      </w:r>
                    </w:p>
                    <w:p w14:paraId="59323114" w14:textId="77777777" w:rsidR="007F7A14" w:rsidRPr="00B02179" w:rsidRDefault="007F7A14" w:rsidP="007F7A14">
                      <w:pPr>
                        <w:jc w:val="center"/>
                        <w:rPr>
                          <w:i/>
                        </w:rPr>
                      </w:pPr>
                    </w:p>
                  </w:txbxContent>
                </v:textbox>
              </v:rect>
              <v:line id="Line 31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o:lock v:ext="edit" aspectratio="t"/>
              </v:line>
              <v:line id="Line 31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o:lock v:ext="edit" aspectratio="t"/>
              </v:line>
              <v:line id="Line 31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o:lock v:ext="edit" aspectratio="t"/>
              </v:line>
              <v:line id="Line 31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o:lock v:ext="edit" aspectratio="t"/>
              </v:line>
              <v:line id="Line 31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o:lock v:ext="edit" aspectratio="t"/>
              </v:line>
              <v:group id="Group 315" o:spid="_x0000_s1070" style="position:absolute;left:39;top:18267;width:4801;height:310" coordsize="19995,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o:lock v:ext="edit" aspectratio="t"/>
                <v:rect id="Rectangle 31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o:lock v:ext="edit" aspectratio="t"/>
                  <v:textbox inset="1pt,1pt,1pt,1pt">
                    <w:txbxContent>
                      <w:p w14:paraId="72642B89" w14:textId="77777777" w:rsidR="007F7A14" w:rsidRDefault="007F7A14" w:rsidP="007F7A14">
                        <w:pPr>
                          <w:pStyle w:val="ad"/>
                          <w:rPr>
                            <w:sz w:val="18"/>
                          </w:rPr>
                        </w:pPr>
                        <w:r>
                          <w:rPr>
                            <w:sz w:val="18"/>
                          </w:rPr>
                          <w:t>Разраб.</w:t>
                        </w:r>
                      </w:p>
                    </w:txbxContent>
                  </v:textbox>
                </v:rect>
                <v:rect id="Rectangle 317" o:spid="_x0000_s1072" style="position:absolute;left:9279;width:1071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o:lock v:ext="edit" aspectratio="t"/>
                  <v:textbox inset="1pt,1pt,1pt,1pt">
                    <w:txbxContent>
                      <w:p w14:paraId="46AFD428" w14:textId="6D11ACD8" w:rsidR="007F7A14" w:rsidRPr="00E821FA" w:rsidRDefault="000F7801" w:rsidP="007F7A14">
                        <w:pPr>
                          <w:pStyle w:val="ad"/>
                          <w:rPr>
                            <w:sz w:val="18"/>
                            <w:szCs w:val="18"/>
                            <w:lang w:val="ru-RU"/>
                          </w:rPr>
                        </w:pPr>
                        <w:r>
                          <w:rPr>
                            <w:sz w:val="18"/>
                            <w:szCs w:val="18"/>
                            <w:lang w:val="ru-RU"/>
                          </w:rPr>
                          <w:t>Логинов М.В.</w:t>
                        </w:r>
                      </w:p>
                    </w:txbxContent>
                  </v:textbox>
                </v:rect>
              </v:group>
              <v:group id="Group 31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rect id="Rectangle 31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o:lock v:ext="edit" aspectratio="t"/>
                  <v:textbox inset="1pt,1pt,1pt,1pt">
                    <w:txbxContent>
                      <w:p w14:paraId="38C5D7FC" w14:textId="77777777" w:rsidR="007F7A14" w:rsidRDefault="007F7A14" w:rsidP="007F7A14">
                        <w:pPr>
                          <w:pStyle w:val="ad"/>
                          <w:rPr>
                            <w:sz w:val="18"/>
                          </w:rPr>
                        </w:pPr>
                        <w:r>
                          <w:rPr>
                            <w:sz w:val="18"/>
                          </w:rPr>
                          <w:t>Провер.</w:t>
                        </w:r>
                      </w:p>
                    </w:txbxContent>
                  </v:textbox>
                </v:rect>
                <v:rect id="Rectangle 32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o:lock v:ext="edit" aspectratio="t"/>
                  <v:textbox inset="1pt,1pt,1pt,1pt">
                    <w:txbxContent>
                      <w:p w14:paraId="0CCC14E8" w14:textId="77777777" w:rsidR="007F7A14" w:rsidRPr="00794A71" w:rsidRDefault="000621F7" w:rsidP="007F7A14">
                        <w:pPr>
                          <w:pStyle w:val="ad"/>
                          <w:rPr>
                            <w:sz w:val="18"/>
                            <w:szCs w:val="18"/>
                            <w:lang w:val="ru-RU"/>
                          </w:rPr>
                        </w:pPr>
                        <w:r w:rsidRPr="00794A71">
                          <w:rPr>
                            <w:sz w:val="18"/>
                            <w:szCs w:val="18"/>
                            <w:lang w:val="ru-RU"/>
                          </w:rPr>
                          <w:t>Горюнова Е. А.</w:t>
                        </w:r>
                      </w:p>
                      <w:p w14:paraId="0C4ABE88" w14:textId="77777777" w:rsidR="007F7A14" w:rsidRPr="00794A71" w:rsidRDefault="007F7A14" w:rsidP="007F7A14">
                        <w:pPr>
                          <w:pStyle w:val="ad"/>
                          <w:rPr>
                            <w:sz w:val="18"/>
                            <w:szCs w:val="18"/>
                            <w:lang w:val="ru-RU"/>
                          </w:rPr>
                        </w:pPr>
                      </w:p>
                    </w:txbxContent>
                  </v:textbox>
                </v:rect>
              </v:group>
              <v:group id="Group 32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o:lock v:ext="edit" aspectratio="t"/>
                <v:rect id="Rectangle 32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o:lock v:ext="edit" aspectratio="t"/>
                  <v:textbox inset="1pt,1pt,1pt,1pt">
                    <w:txbxContent>
                      <w:p w14:paraId="790B8025" w14:textId="77777777" w:rsidR="007F7A14" w:rsidRDefault="007F7A14" w:rsidP="007F7A14">
                        <w:pPr>
                          <w:pStyle w:val="ad"/>
                          <w:rPr>
                            <w:sz w:val="18"/>
                          </w:rPr>
                        </w:pPr>
                        <w:r>
                          <w:rPr>
                            <w:sz w:val="18"/>
                          </w:rPr>
                          <w:t>Реценз.</w:t>
                        </w:r>
                      </w:p>
                    </w:txbxContent>
                  </v:textbox>
                </v:rect>
                <v:rect id="Rectangle 32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o:lock v:ext="edit" aspectratio="t"/>
                  <v:textbox inset="1pt,1pt,1pt,1pt">
                    <w:txbxContent>
                      <w:p w14:paraId="3961C6CF" w14:textId="77777777" w:rsidR="007F7A14" w:rsidRPr="00A10A8B" w:rsidRDefault="007F7A14" w:rsidP="007F7A14"/>
                    </w:txbxContent>
                  </v:textbox>
                </v:rect>
              </v:group>
              <v:group id="Group 32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o:lock v:ext="edit" aspectratio="t"/>
                <v:rect id="Rectangle 32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o:lock v:ext="edit" aspectratio="t"/>
                  <v:textbox inset="1pt,1pt,1pt,1pt">
                    <w:txbxContent>
                      <w:p w14:paraId="73BD2DCB" w14:textId="77777777" w:rsidR="007F7A14" w:rsidRDefault="007F7A14" w:rsidP="007F7A14">
                        <w:pPr>
                          <w:pStyle w:val="ad"/>
                          <w:rPr>
                            <w:sz w:val="18"/>
                          </w:rPr>
                        </w:pPr>
                        <w:r>
                          <w:rPr>
                            <w:sz w:val="18"/>
                          </w:rPr>
                          <w:t>Н. Контр.</w:t>
                        </w:r>
                      </w:p>
                    </w:txbxContent>
                  </v:textbox>
                </v:rect>
                <v:rect id="Rectangle 32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o:lock v:ext="edit" aspectratio="t"/>
                  <v:textbox inset="1pt,1pt,1pt,1pt">
                    <w:txbxContent>
                      <w:p w14:paraId="07F97745" w14:textId="77777777" w:rsidR="007F7A14" w:rsidRPr="008D72A9" w:rsidRDefault="007F7A14" w:rsidP="007F7A14">
                        <w:pPr>
                          <w:rPr>
                            <w:i/>
                          </w:rPr>
                        </w:pPr>
                      </w:p>
                    </w:txbxContent>
                  </v:textbox>
                </v:rect>
              </v:group>
              <v:group id="Group 32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o:lock v:ext="edit" aspectratio="t"/>
                <v:rect id="Rectangle 32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2xn78A&#10;AADcAAAADwAAAGRycy9kb3ducmV2LnhtbERPTYvCMBC9L/gfwgh7WxMXcbUapQiCV+su7HFoxrba&#10;TGqS1e6/N4LgbR7vc5br3rbiSj40jjWMRwoEcelMw5WG78P2YwYiRGSDrWPS8E8B1qvB2xIz4268&#10;p2sRK5FCOGSooY6xy6QMZU0Ww8h1xIk7Om8xJugraTzeUrht5adSU2mx4dRQY0ebmspz8Wc15Pmp&#10;/7kUc9wGOVN+aiamyn+1fh/2+QJEpD6+xE/3zqT56gsez6QL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rbGfvwAAANwAAAAPAAAAAAAAAAAAAAAAAJgCAABkcnMvZG93bnJl&#10;di54bWxQSwUGAAAAAAQABAD1AAAAhAMAAAAA&#10;" filled="f" stroked="f" strokeweight=".25pt">
                  <o:lock v:ext="edit" aspectratio="t"/>
                  <v:textbox inset="1pt,1pt,1pt,1pt">
                    <w:txbxContent>
                      <w:p w14:paraId="17C6CAE2" w14:textId="77777777" w:rsidR="007F7A14" w:rsidRDefault="007F7A14" w:rsidP="007F7A14">
                        <w:pPr>
                          <w:pStyle w:val="ad"/>
                          <w:rPr>
                            <w:sz w:val="18"/>
                          </w:rPr>
                        </w:pPr>
                        <w:r>
                          <w:rPr>
                            <w:sz w:val="18"/>
                          </w:rPr>
                          <w:t>Утверд.</w:t>
                        </w:r>
                      </w:p>
                    </w:txbxContent>
                  </v:textbox>
                </v:rect>
                <v:rect id="Rectangle 32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o:lock v:ext="edit" aspectratio="t"/>
                  <v:textbox inset="1pt,1pt,1pt,1pt">
                    <w:txbxContent>
                      <w:p w14:paraId="0D4AF295" w14:textId="77777777" w:rsidR="007F7A14" w:rsidRPr="00A10A8B" w:rsidRDefault="007F7A14" w:rsidP="007F7A14"/>
                    </w:txbxContent>
                  </v:textbox>
                </v:rect>
              </v:group>
              <v:line id="Line 33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o:lock v:ext="edit" aspectratio="t"/>
              </v:line>
              <v:rect id="Rectangle 33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o:lock v:ext="edit" aspectratio="t"/>
                <v:textbox inset="1pt,1pt,1pt,1pt">
                  <w:txbxContent>
                    <w:p w14:paraId="7BE83ECC" w14:textId="77777777" w:rsidR="007F7A14" w:rsidRPr="007401A9" w:rsidRDefault="007401A9" w:rsidP="007401A9">
                      <w:pPr>
                        <w:jc w:val="center"/>
                        <w:rPr>
                          <w:rFonts w:ascii="Times New Roman" w:hAnsi="Times New Roman" w:cs="Times New Roman"/>
                          <w:sz w:val="28"/>
                          <w:szCs w:val="28"/>
                        </w:rPr>
                      </w:pPr>
                      <w:r w:rsidRPr="007401A9">
                        <w:rPr>
                          <w:rFonts w:ascii="Times New Roman" w:hAnsi="Times New Roman" w:cs="Times New Roman"/>
                          <w:sz w:val="28"/>
                          <w:szCs w:val="28"/>
                        </w:rPr>
                        <w:t>Отчет по практике</w:t>
                      </w:r>
                    </w:p>
                  </w:txbxContent>
                </v:textbox>
              </v:rect>
              <v:line id="Line 33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o:lock v:ext="edit" aspectratio="t"/>
              </v:line>
              <v:line id="Line 33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o:lock v:ext="edit" aspectratio="t"/>
              </v:line>
              <v:line id="Line 33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o:lock v:ext="edit" aspectratio="t"/>
              </v:line>
              <v:rect id="Rectangle 33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o:lock v:ext="edit" aspectratio="t"/>
                <v:textbox inset="1pt,1pt,1pt,1pt">
                  <w:txbxContent>
                    <w:p w14:paraId="71B1F280" w14:textId="77777777" w:rsidR="007F7A14" w:rsidRDefault="007F7A14" w:rsidP="007F7A14">
                      <w:pPr>
                        <w:pStyle w:val="ad"/>
                        <w:jc w:val="center"/>
                        <w:rPr>
                          <w:sz w:val="18"/>
                        </w:rPr>
                      </w:pPr>
                      <w:r>
                        <w:rPr>
                          <w:sz w:val="18"/>
                        </w:rPr>
                        <w:t>Лит.</w:t>
                      </w:r>
                    </w:p>
                  </w:txbxContent>
                </v:textbox>
              </v:rect>
              <v:rect id="Rectangle 33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o:lock v:ext="edit" aspectratio="t"/>
                <v:textbox inset="1pt,1pt,1pt,1pt">
                  <w:txbxContent>
                    <w:p w14:paraId="6DB1B2DC" w14:textId="77777777" w:rsidR="007F7A14" w:rsidRDefault="007F7A14" w:rsidP="007F7A14">
                      <w:pPr>
                        <w:pStyle w:val="ad"/>
                        <w:jc w:val="center"/>
                        <w:rPr>
                          <w:sz w:val="18"/>
                        </w:rPr>
                      </w:pPr>
                      <w:r>
                        <w:rPr>
                          <w:sz w:val="18"/>
                        </w:rPr>
                        <w:t>Листов</w:t>
                      </w:r>
                    </w:p>
                  </w:txbxContent>
                </v:textbox>
              </v:rect>
              <v:rect id="Rectangle 33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o:lock v:ext="edit" aspectratio="t"/>
                <v:textbox inset="1pt,1pt,1pt,1pt">
                  <w:txbxContent>
                    <w:p w14:paraId="68C64283" w14:textId="03DE2338" w:rsidR="007F7A14" w:rsidRPr="00EB7C7C" w:rsidRDefault="00652776" w:rsidP="007F7A14">
                      <w:pPr>
                        <w:pStyle w:val="ad"/>
                        <w:jc w:val="center"/>
                        <w:rPr>
                          <w:sz w:val="20"/>
                          <w:lang w:val="en-US"/>
                        </w:rPr>
                      </w:pPr>
                      <w:r>
                        <w:rPr>
                          <w:sz w:val="20"/>
                          <w:lang w:val="en-US"/>
                        </w:rPr>
                        <w:t>21</w:t>
                      </w:r>
                    </w:p>
                  </w:txbxContent>
                </v:textbox>
              </v:rect>
              <v:line id="Line 33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CozsIAAADcAAAADwAAAGRycy9kb3ducmV2LnhtbERPzWoCMRC+C32HMIXeanZ7sHY1SmkV&#10;Kj2IWx9g3Iyb1c1kSaJufXpTKHibj+93pvPetuJMPjSOFeTDDARx5XTDtYLtz/J5DCJEZI2tY1Lw&#10;SwHms4fBFAvtLryhcxlrkUI4FKjAxNgVUobKkMUwdB1x4vbOW4wJ+lpqj5cUblv5kmUjabHh1GCw&#10;ow9D1bE8WQUrv/s+5tfayB2v/KJdf74Fe1Dq6bF/n4CI1Me7+N/9pdP8/BX+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CozsIAAADcAAAADwAAAAAAAAAAAAAA&#10;AAChAgAAZHJzL2Rvd25yZXYueG1sUEsFBgAAAAAEAAQA+QAAAJADAAAAAA==&#10;" strokeweight="1pt">
                <o:lock v:ext="edit" aspectratio="t"/>
              </v:line>
              <v:line id="Line 33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88vMUAAADcAAAADwAAAGRycy9kb3ducmV2LnhtbESPzU7DMBCE75V4B2uRuLVOOCAIcSrE&#10;j0TFAZHyANt4G6eN15Ft2sDTswckbrua2Zlv6/XsR3WimIbABspVAYq4C3bg3sDn9mV5CyplZItj&#10;YDLwTQnWzcWixsqGM3/Qqc29khBOFRpwOU+V1qlz5DGtwkQs2j5Ej1nW2Gsb8SzhftTXRXGjPQ4s&#10;DQ4nenTUHdsvb2ATd2/H8qd3eseb+Dy+P90lfzDm6nJ+uAeVac7/5r/rVyv4pdDK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88vMUAAADcAAAADwAAAAAAAAAA&#10;AAAAAAChAgAAZHJzL2Rvd25yZXYueG1sUEsFBgAAAAAEAAQA+QAAAJMDAAAAAA==&#10;" strokeweight="1pt">
                <o:lock v:ext="edit" aspectratio="t"/>
              </v:line>
              <v:rect id="Rectangle 34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o:lock v:ext="edit" aspectratio="t"/>
                <v:textbox inset="1pt,1pt,1pt,1pt">
                  <w:txbxContent>
                    <w:p w14:paraId="2944E67D" w14:textId="77777777" w:rsidR="007F7A14" w:rsidRPr="00C51103" w:rsidRDefault="007F7A14" w:rsidP="007F7A14">
                      <w:pPr>
                        <w:pStyle w:val="ad"/>
                        <w:jc w:val="center"/>
                        <w:rPr>
                          <w:rFonts w:ascii="Journal" w:hAnsi="Journal"/>
                          <w:sz w:val="24"/>
                          <w:lang w:val="ru-RU"/>
                        </w:rPr>
                      </w:pPr>
                      <w:r>
                        <w:rPr>
                          <w:rFonts w:ascii="Journal" w:hAnsi="Journal"/>
                          <w:sz w:val="24"/>
                          <w:lang w:val="ru-RU"/>
                        </w:rPr>
                        <w:t>ГБПОУ КМК</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952BD"/>
    <w:multiLevelType w:val="multilevel"/>
    <w:tmpl w:val="E04083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ACF606F"/>
    <w:multiLevelType w:val="multilevel"/>
    <w:tmpl w:val="AE9875C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nsid w:val="0C8D240C"/>
    <w:multiLevelType w:val="hybridMultilevel"/>
    <w:tmpl w:val="261E98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25F044A"/>
    <w:multiLevelType w:val="multilevel"/>
    <w:tmpl w:val="7CECC8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2484071F"/>
    <w:multiLevelType w:val="hybridMultilevel"/>
    <w:tmpl w:val="3BE6573A"/>
    <w:lvl w:ilvl="0" w:tplc="675836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6460D3F"/>
    <w:multiLevelType w:val="multilevel"/>
    <w:tmpl w:val="CB9EE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nsid w:val="2B615102"/>
    <w:multiLevelType w:val="multilevel"/>
    <w:tmpl w:val="1F8C8822"/>
    <w:lvl w:ilvl="0">
      <w:start w:val="1"/>
      <w:numFmt w:val="decimal"/>
      <w:lvlText w:val="%1."/>
      <w:lvlJc w:val="left"/>
      <w:pPr>
        <w:tabs>
          <w:tab w:val="num" w:pos="0"/>
        </w:tabs>
        <w:ind w:left="435" w:hanging="360"/>
      </w:pPr>
    </w:lvl>
    <w:lvl w:ilvl="1">
      <w:start w:val="1"/>
      <w:numFmt w:val="decimal"/>
      <w:lvlText w:val="%1.%2"/>
      <w:lvlJc w:val="left"/>
      <w:pPr>
        <w:tabs>
          <w:tab w:val="num" w:pos="0"/>
        </w:tabs>
        <w:ind w:left="495" w:hanging="420"/>
      </w:pPr>
    </w:lvl>
    <w:lvl w:ilvl="2">
      <w:start w:val="1"/>
      <w:numFmt w:val="decimal"/>
      <w:lvlText w:val="%1.%2.%3"/>
      <w:lvlJc w:val="left"/>
      <w:pPr>
        <w:tabs>
          <w:tab w:val="num" w:pos="0"/>
        </w:tabs>
        <w:ind w:left="795" w:hanging="720"/>
      </w:pPr>
    </w:lvl>
    <w:lvl w:ilvl="3">
      <w:start w:val="1"/>
      <w:numFmt w:val="decimal"/>
      <w:lvlText w:val="%1.%2.%3.%4"/>
      <w:lvlJc w:val="left"/>
      <w:pPr>
        <w:tabs>
          <w:tab w:val="num" w:pos="0"/>
        </w:tabs>
        <w:ind w:left="1155" w:hanging="1080"/>
      </w:pPr>
    </w:lvl>
    <w:lvl w:ilvl="4">
      <w:start w:val="1"/>
      <w:numFmt w:val="decimal"/>
      <w:lvlText w:val="%1.%2.%3.%4.%5"/>
      <w:lvlJc w:val="left"/>
      <w:pPr>
        <w:tabs>
          <w:tab w:val="num" w:pos="0"/>
        </w:tabs>
        <w:ind w:left="1155" w:hanging="1080"/>
      </w:pPr>
    </w:lvl>
    <w:lvl w:ilvl="5">
      <w:start w:val="1"/>
      <w:numFmt w:val="decimal"/>
      <w:lvlText w:val="%1.%2.%3.%4.%5.%6"/>
      <w:lvlJc w:val="left"/>
      <w:pPr>
        <w:tabs>
          <w:tab w:val="num" w:pos="0"/>
        </w:tabs>
        <w:ind w:left="1515" w:hanging="1440"/>
      </w:pPr>
    </w:lvl>
    <w:lvl w:ilvl="6">
      <w:start w:val="1"/>
      <w:numFmt w:val="decimal"/>
      <w:lvlText w:val="%1.%2.%3.%4.%5.%6.%7"/>
      <w:lvlJc w:val="left"/>
      <w:pPr>
        <w:tabs>
          <w:tab w:val="num" w:pos="0"/>
        </w:tabs>
        <w:ind w:left="1515" w:hanging="1440"/>
      </w:pPr>
    </w:lvl>
    <w:lvl w:ilvl="7">
      <w:start w:val="1"/>
      <w:numFmt w:val="decimal"/>
      <w:lvlText w:val="%1.%2.%3.%4.%5.%6.%7.%8"/>
      <w:lvlJc w:val="left"/>
      <w:pPr>
        <w:tabs>
          <w:tab w:val="num" w:pos="0"/>
        </w:tabs>
        <w:ind w:left="1875" w:hanging="1800"/>
      </w:pPr>
    </w:lvl>
    <w:lvl w:ilvl="8">
      <w:start w:val="1"/>
      <w:numFmt w:val="decimal"/>
      <w:lvlText w:val="%1.%2.%3.%4.%5.%6.%7.%8.%9"/>
      <w:lvlJc w:val="left"/>
      <w:pPr>
        <w:tabs>
          <w:tab w:val="num" w:pos="0"/>
        </w:tabs>
        <w:ind w:left="2235" w:hanging="2160"/>
      </w:pPr>
    </w:lvl>
  </w:abstractNum>
  <w:abstractNum w:abstractNumId="7">
    <w:nsid w:val="30707DC5"/>
    <w:multiLevelType w:val="hybridMultilevel"/>
    <w:tmpl w:val="9A1A59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85261D4"/>
    <w:multiLevelType w:val="hybridMultilevel"/>
    <w:tmpl w:val="7A9AC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E6B4EE4"/>
    <w:multiLevelType w:val="hybridMultilevel"/>
    <w:tmpl w:val="85F8ED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17C7E5B"/>
    <w:multiLevelType w:val="multilevel"/>
    <w:tmpl w:val="6DBEB3C2"/>
    <w:lvl w:ilvl="0">
      <w:start w:val="1"/>
      <w:numFmt w:val="decimal"/>
      <w:lvlText w:val="%1."/>
      <w:lvlJc w:val="left"/>
      <w:pPr>
        <w:tabs>
          <w:tab w:val="num" w:pos="0"/>
        </w:tabs>
        <w:ind w:left="2138" w:hanging="360"/>
      </w:pPr>
      <w:rPr>
        <w:sz w:val="28"/>
        <w:szCs w:val="28"/>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1">
    <w:nsid w:val="473911CB"/>
    <w:multiLevelType w:val="multilevel"/>
    <w:tmpl w:val="B72E18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nsid w:val="5A4C5136"/>
    <w:multiLevelType w:val="multilevel"/>
    <w:tmpl w:val="7D50C27E"/>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3">
    <w:nsid w:val="5C78354E"/>
    <w:multiLevelType w:val="hybridMultilevel"/>
    <w:tmpl w:val="80A6CD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6726DC0"/>
    <w:multiLevelType w:val="hybridMultilevel"/>
    <w:tmpl w:val="E51AD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6E94DA4"/>
    <w:multiLevelType w:val="hybridMultilevel"/>
    <w:tmpl w:val="A5820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8D45EEA"/>
    <w:multiLevelType w:val="multilevel"/>
    <w:tmpl w:val="F454CF3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nsid w:val="691F11EB"/>
    <w:multiLevelType w:val="hybridMultilevel"/>
    <w:tmpl w:val="1C228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1644D86"/>
    <w:multiLevelType w:val="multilevel"/>
    <w:tmpl w:val="C56C67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nsid w:val="716469CB"/>
    <w:multiLevelType w:val="multilevel"/>
    <w:tmpl w:val="C762B02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15"/>
  </w:num>
  <w:num w:numId="2">
    <w:abstractNumId w:val="13"/>
  </w:num>
  <w:num w:numId="3">
    <w:abstractNumId w:val="17"/>
  </w:num>
  <w:num w:numId="4">
    <w:abstractNumId w:val="2"/>
  </w:num>
  <w:num w:numId="5">
    <w:abstractNumId w:val="7"/>
  </w:num>
  <w:num w:numId="6">
    <w:abstractNumId w:val="14"/>
  </w:num>
  <w:num w:numId="7">
    <w:abstractNumId w:val="4"/>
  </w:num>
  <w:num w:numId="8">
    <w:abstractNumId w:val="9"/>
  </w:num>
  <w:num w:numId="9">
    <w:abstractNumId w:val="8"/>
  </w:num>
  <w:num w:numId="10">
    <w:abstractNumId w:val="6"/>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5"/>
  </w:num>
  <w:num w:numId="14">
    <w:abstractNumId w:val="3"/>
  </w:num>
  <w:num w:numId="15">
    <w:abstractNumId w:val="11"/>
  </w:num>
  <w:num w:numId="16">
    <w:abstractNumId w:val="16"/>
  </w:num>
  <w:num w:numId="17">
    <w:abstractNumId w:val="1"/>
  </w:num>
  <w:num w:numId="18">
    <w:abstractNumId w:val="0"/>
  </w:num>
  <w:num w:numId="19">
    <w:abstractNumId w:val="18"/>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B0D"/>
    <w:rsid w:val="00004C6A"/>
    <w:rsid w:val="00006931"/>
    <w:rsid w:val="0001244E"/>
    <w:rsid w:val="00027FA6"/>
    <w:rsid w:val="000325EA"/>
    <w:rsid w:val="00032EC1"/>
    <w:rsid w:val="00036D3C"/>
    <w:rsid w:val="000500AD"/>
    <w:rsid w:val="000621F7"/>
    <w:rsid w:val="00062566"/>
    <w:rsid w:val="00093A20"/>
    <w:rsid w:val="000A5D7D"/>
    <w:rsid w:val="000B50AB"/>
    <w:rsid w:val="000D673F"/>
    <w:rsid w:val="000E571A"/>
    <w:rsid w:val="000F107B"/>
    <w:rsid w:val="000F18BB"/>
    <w:rsid w:val="000F7801"/>
    <w:rsid w:val="00100EE7"/>
    <w:rsid w:val="001027EA"/>
    <w:rsid w:val="00110B19"/>
    <w:rsid w:val="001578D8"/>
    <w:rsid w:val="00160052"/>
    <w:rsid w:val="001618D7"/>
    <w:rsid w:val="001906A5"/>
    <w:rsid w:val="001979BE"/>
    <w:rsid w:val="001A3B86"/>
    <w:rsid w:val="001C5DFB"/>
    <w:rsid w:val="001C7801"/>
    <w:rsid w:val="001D0916"/>
    <w:rsid w:val="001E17EA"/>
    <w:rsid w:val="001E332F"/>
    <w:rsid w:val="001F6EA9"/>
    <w:rsid w:val="0020314A"/>
    <w:rsid w:val="002424FE"/>
    <w:rsid w:val="00260BCD"/>
    <w:rsid w:val="00282BC0"/>
    <w:rsid w:val="00285118"/>
    <w:rsid w:val="0029172F"/>
    <w:rsid w:val="002931A7"/>
    <w:rsid w:val="00295D69"/>
    <w:rsid w:val="002A3004"/>
    <w:rsid w:val="002B4EBD"/>
    <w:rsid w:val="002C1283"/>
    <w:rsid w:val="002D4612"/>
    <w:rsid w:val="002D7D67"/>
    <w:rsid w:val="002E2F72"/>
    <w:rsid w:val="002E3849"/>
    <w:rsid w:val="002E55DA"/>
    <w:rsid w:val="002F70E6"/>
    <w:rsid w:val="00303CC9"/>
    <w:rsid w:val="00317728"/>
    <w:rsid w:val="00325977"/>
    <w:rsid w:val="00340D23"/>
    <w:rsid w:val="00346428"/>
    <w:rsid w:val="00356B0D"/>
    <w:rsid w:val="003579C2"/>
    <w:rsid w:val="0036197B"/>
    <w:rsid w:val="00377EF9"/>
    <w:rsid w:val="00392756"/>
    <w:rsid w:val="00392C37"/>
    <w:rsid w:val="003B72C1"/>
    <w:rsid w:val="003C22A0"/>
    <w:rsid w:val="003E6BEB"/>
    <w:rsid w:val="004026C3"/>
    <w:rsid w:val="00456B24"/>
    <w:rsid w:val="004779DF"/>
    <w:rsid w:val="00482D94"/>
    <w:rsid w:val="004959E1"/>
    <w:rsid w:val="004A1A46"/>
    <w:rsid w:val="004A4F6E"/>
    <w:rsid w:val="004B1488"/>
    <w:rsid w:val="004C03E1"/>
    <w:rsid w:val="004C7035"/>
    <w:rsid w:val="004D35D6"/>
    <w:rsid w:val="00524A11"/>
    <w:rsid w:val="00551E28"/>
    <w:rsid w:val="00565980"/>
    <w:rsid w:val="00571703"/>
    <w:rsid w:val="005767AB"/>
    <w:rsid w:val="0058284A"/>
    <w:rsid w:val="005B65CE"/>
    <w:rsid w:val="005D7115"/>
    <w:rsid w:val="0061073A"/>
    <w:rsid w:val="00621FD7"/>
    <w:rsid w:val="0062751E"/>
    <w:rsid w:val="0064210B"/>
    <w:rsid w:val="00652776"/>
    <w:rsid w:val="00655A7F"/>
    <w:rsid w:val="00676F21"/>
    <w:rsid w:val="00680E1B"/>
    <w:rsid w:val="00687BB2"/>
    <w:rsid w:val="006B061E"/>
    <w:rsid w:val="006B5640"/>
    <w:rsid w:val="006D7EC7"/>
    <w:rsid w:val="007011E4"/>
    <w:rsid w:val="00722CF7"/>
    <w:rsid w:val="0072318F"/>
    <w:rsid w:val="007260F6"/>
    <w:rsid w:val="007401A9"/>
    <w:rsid w:val="00741332"/>
    <w:rsid w:val="007474C4"/>
    <w:rsid w:val="007914FA"/>
    <w:rsid w:val="00791EB2"/>
    <w:rsid w:val="00794A71"/>
    <w:rsid w:val="007A1243"/>
    <w:rsid w:val="007B07CA"/>
    <w:rsid w:val="007B6AA5"/>
    <w:rsid w:val="007B7171"/>
    <w:rsid w:val="007F7A14"/>
    <w:rsid w:val="0080612E"/>
    <w:rsid w:val="008221DE"/>
    <w:rsid w:val="00886C65"/>
    <w:rsid w:val="008874F4"/>
    <w:rsid w:val="008913DA"/>
    <w:rsid w:val="00893740"/>
    <w:rsid w:val="00893BC2"/>
    <w:rsid w:val="008F7AEB"/>
    <w:rsid w:val="009105AE"/>
    <w:rsid w:val="00924E35"/>
    <w:rsid w:val="00970259"/>
    <w:rsid w:val="009760E1"/>
    <w:rsid w:val="00976D8A"/>
    <w:rsid w:val="0098266E"/>
    <w:rsid w:val="009C7295"/>
    <w:rsid w:val="009D4068"/>
    <w:rsid w:val="009E0CCB"/>
    <w:rsid w:val="009F5AC9"/>
    <w:rsid w:val="009F64DD"/>
    <w:rsid w:val="00A10C7E"/>
    <w:rsid w:val="00A3571A"/>
    <w:rsid w:val="00A42E99"/>
    <w:rsid w:val="00A603AD"/>
    <w:rsid w:val="00A60F19"/>
    <w:rsid w:val="00A838BD"/>
    <w:rsid w:val="00A921AC"/>
    <w:rsid w:val="00A96B38"/>
    <w:rsid w:val="00AB684B"/>
    <w:rsid w:val="00AE222A"/>
    <w:rsid w:val="00AE66C8"/>
    <w:rsid w:val="00AF484D"/>
    <w:rsid w:val="00B10605"/>
    <w:rsid w:val="00B12D8B"/>
    <w:rsid w:val="00B15366"/>
    <w:rsid w:val="00B24528"/>
    <w:rsid w:val="00B30851"/>
    <w:rsid w:val="00B94A02"/>
    <w:rsid w:val="00BB38CD"/>
    <w:rsid w:val="00C212A6"/>
    <w:rsid w:val="00C410A0"/>
    <w:rsid w:val="00C50B68"/>
    <w:rsid w:val="00C51942"/>
    <w:rsid w:val="00C53706"/>
    <w:rsid w:val="00C62197"/>
    <w:rsid w:val="00C84BCC"/>
    <w:rsid w:val="00C95059"/>
    <w:rsid w:val="00CD2E4E"/>
    <w:rsid w:val="00CF2AF1"/>
    <w:rsid w:val="00D02F77"/>
    <w:rsid w:val="00D1774A"/>
    <w:rsid w:val="00D26FC6"/>
    <w:rsid w:val="00D629A5"/>
    <w:rsid w:val="00D84FDC"/>
    <w:rsid w:val="00DA1ABC"/>
    <w:rsid w:val="00DA1DC2"/>
    <w:rsid w:val="00DB0A99"/>
    <w:rsid w:val="00DB22F4"/>
    <w:rsid w:val="00E15700"/>
    <w:rsid w:val="00E236A2"/>
    <w:rsid w:val="00E370A4"/>
    <w:rsid w:val="00E4435A"/>
    <w:rsid w:val="00E457EF"/>
    <w:rsid w:val="00E5027B"/>
    <w:rsid w:val="00E526C0"/>
    <w:rsid w:val="00E60F6B"/>
    <w:rsid w:val="00E75118"/>
    <w:rsid w:val="00E821FA"/>
    <w:rsid w:val="00EB1C58"/>
    <w:rsid w:val="00EB4F31"/>
    <w:rsid w:val="00EB7C7C"/>
    <w:rsid w:val="00ED1717"/>
    <w:rsid w:val="00EE0907"/>
    <w:rsid w:val="00EE0BCC"/>
    <w:rsid w:val="00F04A7C"/>
    <w:rsid w:val="00F11E5F"/>
    <w:rsid w:val="00F307C2"/>
    <w:rsid w:val="00F3562C"/>
    <w:rsid w:val="00F51CC3"/>
    <w:rsid w:val="00F7409A"/>
    <w:rsid w:val="00FA38DF"/>
    <w:rsid w:val="00FA5CAC"/>
    <w:rsid w:val="00FD42EC"/>
    <w:rsid w:val="00FE31E8"/>
    <w:rsid w:val="00FE6D6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D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612E"/>
    <w:pPr>
      <w:keepNext/>
      <w:spacing w:after="0" w:line="240" w:lineRule="auto"/>
      <w:jc w:val="center"/>
      <w:outlineLvl w:val="0"/>
    </w:pPr>
    <w:rPr>
      <w:rFonts w:ascii="Arial" w:eastAsia="Times New Roman" w:hAnsi="Arial" w:cs="Times New Roman"/>
      <w:color w:val="000000"/>
      <w:sz w:val="28"/>
      <w:szCs w:val="20"/>
      <w:lang w:eastAsia="ru-RU"/>
    </w:rPr>
  </w:style>
  <w:style w:type="paragraph" w:styleId="2">
    <w:name w:val="heading 2"/>
    <w:basedOn w:val="a"/>
    <w:next w:val="a"/>
    <w:link w:val="20"/>
    <w:qFormat/>
    <w:rsid w:val="0080612E"/>
    <w:pPr>
      <w:keepNext/>
      <w:spacing w:after="0" w:line="240" w:lineRule="auto"/>
      <w:outlineLvl w:val="1"/>
    </w:pPr>
    <w:rPr>
      <w:rFonts w:ascii="Arial" w:eastAsia="Times New Roman" w:hAnsi="Arial" w:cs="Times New Roman"/>
      <w:color w:val="000000"/>
      <w:sz w:val="28"/>
      <w:szCs w:val="20"/>
      <w:lang w:eastAsia="ru-RU"/>
    </w:rPr>
  </w:style>
  <w:style w:type="paragraph" w:styleId="3">
    <w:name w:val="heading 3"/>
    <w:basedOn w:val="a"/>
    <w:next w:val="a"/>
    <w:link w:val="30"/>
    <w:uiPriority w:val="9"/>
    <w:semiHidden/>
    <w:unhideWhenUsed/>
    <w:qFormat/>
    <w:rsid w:val="004C03E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612E"/>
    <w:rPr>
      <w:rFonts w:ascii="Arial" w:eastAsia="Times New Roman" w:hAnsi="Arial" w:cs="Times New Roman"/>
      <w:color w:val="000000"/>
      <w:sz w:val="28"/>
      <w:szCs w:val="20"/>
      <w:lang w:eastAsia="ru-RU"/>
    </w:rPr>
  </w:style>
  <w:style w:type="character" w:customStyle="1" w:styleId="20">
    <w:name w:val="Заголовок 2 Знак"/>
    <w:basedOn w:val="a0"/>
    <w:link w:val="2"/>
    <w:qFormat/>
    <w:rsid w:val="0080612E"/>
    <w:rPr>
      <w:rFonts w:ascii="Arial" w:eastAsia="Times New Roman" w:hAnsi="Arial" w:cs="Times New Roman"/>
      <w:color w:val="000000"/>
      <w:sz w:val="28"/>
      <w:szCs w:val="20"/>
      <w:lang w:eastAsia="ru-RU"/>
    </w:rPr>
  </w:style>
  <w:style w:type="character" w:customStyle="1" w:styleId="apple-converted-space">
    <w:name w:val="apple-converted-space"/>
    <w:basedOn w:val="a0"/>
    <w:rsid w:val="0080612E"/>
  </w:style>
  <w:style w:type="character" w:styleId="a3">
    <w:name w:val="Hyperlink"/>
    <w:uiPriority w:val="99"/>
    <w:rsid w:val="0080612E"/>
    <w:rPr>
      <w:color w:val="0000FF"/>
      <w:u w:val="single"/>
    </w:rPr>
  </w:style>
  <w:style w:type="paragraph" w:styleId="a4">
    <w:name w:val="List Paragraph"/>
    <w:basedOn w:val="a"/>
    <w:qFormat/>
    <w:rsid w:val="003C22A0"/>
    <w:pPr>
      <w:ind w:left="720"/>
      <w:contextualSpacing/>
    </w:pPr>
  </w:style>
  <w:style w:type="paragraph" w:styleId="a5">
    <w:name w:val="Normal (Web)"/>
    <w:basedOn w:val="a"/>
    <w:uiPriority w:val="99"/>
    <w:rsid w:val="009C7295"/>
    <w:pPr>
      <w:spacing w:before="100" w:beforeAutospacing="1" w:after="100" w:afterAutospacing="1" w:line="240" w:lineRule="auto"/>
    </w:pPr>
    <w:rPr>
      <w:rFonts w:ascii="Times New Roman" w:eastAsia="Calibri" w:hAnsi="Times New Roman" w:cs="Times New Roman"/>
      <w:sz w:val="24"/>
      <w:szCs w:val="24"/>
      <w:lang w:eastAsia="ru-RU"/>
    </w:rPr>
  </w:style>
  <w:style w:type="paragraph" w:styleId="a6">
    <w:name w:val="Balloon Text"/>
    <w:basedOn w:val="a"/>
    <w:link w:val="a7"/>
    <w:uiPriority w:val="99"/>
    <w:semiHidden/>
    <w:unhideWhenUsed/>
    <w:rsid w:val="00A3571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3571A"/>
    <w:rPr>
      <w:rFonts w:ascii="Tahoma" w:hAnsi="Tahoma" w:cs="Tahoma"/>
      <w:sz w:val="16"/>
      <w:szCs w:val="16"/>
    </w:rPr>
  </w:style>
  <w:style w:type="character" w:styleId="a8">
    <w:name w:val="Strong"/>
    <w:basedOn w:val="a0"/>
    <w:uiPriority w:val="22"/>
    <w:qFormat/>
    <w:rsid w:val="002F70E6"/>
    <w:rPr>
      <w:b/>
      <w:bCs/>
    </w:rPr>
  </w:style>
  <w:style w:type="paragraph" w:styleId="a9">
    <w:name w:val="header"/>
    <w:basedOn w:val="a"/>
    <w:link w:val="aa"/>
    <w:uiPriority w:val="99"/>
    <w:unhideWhenUsed/>
    <w:rsid w:val="001979B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979BE"/>
  </w:style>
  <w:style w:type="paragraph" w:styleId="ab">
    <w:name w:val="footer"/>
    <w:basedOn w:val="a"/>
    <w:link w:val="ac"/>
    <w:uiPriority w:val="99"/>
    <w:unhideWhenUsed/>
    <w:rsid w:val="001979B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979BE"/>
  </w:style>
  <w:style w:type="paragraph" w:customStyle="1" w:styleId="ad">
    <w:name w:val="Чертежный"/>
    <w:rsid w:val="001979BE"/>
    <w:pPr>
      <w:spacing w:after="0" w:line="240" w:lineRule="auto"/>
      <w:jc w:val="both"/>
    </w:pPr>
    <w:rPr>
      <w:rFonts w:ascii="ISOCPEUR" w:eastAsia="Times New Roman" w:hAnsi="ISOCPEUR" w:cs="Times New Roman"/>
      <w:i/>
      <w:sz w:val="28"/>
      <w:szCs w:val="20"/>
      <w:lang w:val="uk-UA" w:eastAsia="ru-RU"/>
    </w:rPr>
  </w:style>
  <w:style w:type="character" w:styleId="ae">
    <w:name w:val="page number"/>
    <w:basedOn w:val="a0"/>
    <w:rsid w:val="001979BE"/>
  </w:style>
  <w:style w:type="character" w:customStyle="1" w:styleId="30">
    <w:name w:val="Заголовок 3 Знак"/>
    <w:basedOn w:val="a0"/>
    <w:link w:val="3"/>
    <w:uiPriority w:val="9"/>
    <w:semiHidden/>
    <w:rsid w:val="004C03E1"/>
    <w:rPr>
      <w:rFonts w:asciiTheme="majorHAnsi" w:eastAsiaTheme="majorEastAsia" w:hAnsiTheme="majorHAnsi" w:cstheme="majorBidi"/>
      <w:b/>
      <w:bCs/>
      <w:color w:val="5B9BD5" w:themeColor="accent1"/>
    </w:rPr>
  </w:style>
  <w:style w:type="character" w:customStyle="1" w:styleId="21">
    <w:name w:val="Основной текст (2)_"/>
    <w:link w:val="22"/>
    <w:rsid w:val="00DB0A99"/>
    <w:rPr>
      <w:sz w:val="23"/>
      <w:szCs w:val="23"/>
      <w:shd w:val="clear" w:color="auto" w:fill="FFFFFF"/>
    </w:rPr>
  </w:style>
  <w:style w:type="paragraph" w:customStyle="1" w:styleId="22">
    <w:name w:val="Основной текст (2)"/>
    <w:basedOn w:val="a"/>
    <w:link w:val="21"/>
    <w:rsid w:val="00DB0A99"/>
    <w:pPr>
      <w:shd w:val="clear" w:color="auto" w:fill="FFFFFF"/>
      <w:spacing w:before="660" w:after="660" w:line="408" w:lineRule="exact"/>
      <w:jc w:val="center"/>
    </w:pPr>
    <w:rPr>
      <w:sz w:val="23"/>
      <w:szCs w:val="23"/>
    </w:rPr>
  </w:style>
  <w:style w:type="paragraph" w:styleId="af">
    <w:name w:val="TOC Heading"/>
    <w:basedOn w:val="1"/>
    <w:next w:val="a"/>
    <w:uiPriority w:val="39"/>
    <w:unhideWhenUsed/>
    <w:qFormat/>
    <w:rsid w:val="009F64DD"/>
    <w:pPr>
      <w:keepLines/>
      <w:spacing w:before="480" w:line="276" w:lineRule="auto"/>
      <w:jc w:val="left"/>
      <w:outlineLvl w:val="9"/>
    </w:pPr>
    <w:rPr>
      <w:rFonts w:asciiTheme="majorHAnsi" w:eastAsiaTheme="majorEastAsia" w:hAnsiTheme="majorHAnsi" w:cstheme="majorBidi"/>
      <w:b/>
      <w:bCs/>
      <w:color w:val="2E74B5" w:themeColor="accent1" w:themeShade="BF"/>
      <w:szCs w:val="28"/>
    </w:rPr>
  </w:style>
  <w:style w:type="paragraph" w:styleId="23">
    <w:name w:val="toc 2"/>
    <w:basedOn w:val="a"/>
    <w:next w:val="a"/>
    <w:autoRedefine/>
    <w:uiPriority w:val="39"/>
    <w:unhideWhenUsed/>
    <w:rsid w:val="009F64DD"/>
    <w:pPr>
      <w:spacing w:after="100"/>
      <w:ind w:left="220"/>
    </w:pPr>
  </w:style>
  <w:style w:type="character" w:styleId="af0">
    <w:name w:val="Emphasis"/>
    <w:basedOn w:val="a0"/>
    <w:uiPriority w:val="20"/>
    <w:qFormat/>
    <w:rsid w:val="002E2F7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80612E"/>
    <w:pPr>
      <w:keepNext/>
      <w:spacing w:after="0" w:line="240" w:lineRule="auto"/>
      <w:jc w:val="center"/>
      <w:outlineLvl w:val="0"/>
    </w:pPr>
    <w:rPr>
      <w:rFonts w:ascii="Arial" w:eastAsia="Times New Roman" w:hAnsi="Arial" w:cs="Times New Roman"/>
      <w:color w:val="000000"/>
      <w:sz w:val="28"/>
      <w:szCs w:val="20"/>
      <w:lang w:eastAsia="ru-RU"/>
    </w:rPr>
  </w:style>
  <w:style w:type="paragraph" w:styleId="2">
    <w:name w:val="heading 2"/>
    <w:basedOn w:val="a"/>
    <w:next w:val="a"/>
    <w:link w:val="20"/>
    <w:qFormat/>
    <w:rsid w:val="0080612E"/>
    <w:pPr>
      <w:keepNext/>
      <w:spacing w:after="0" w:line="240" w:lineRule="auto"/>
      <w:outlineLvl w:val="1"/>
    </w:pPr>
    <w:rPr>
      <w:rFonts w:ascii="Arial" w:eastAsia="Times New Roman" w:hAnsi="Arial" w:cs="Times New Roman"/>
      <w:color w:val="000000"/>
      <w:sz w:val="28"/>
      <w:szCs w:val="20"/>
      <w:lang w:eastAsia="ru-RU"/>
    </w:rPr>
  </w:style>
  <w:style w:type="paragraph" w:styleId="3">
    <w:name w:val="heading 3"/>
    <w:basedOn w:val="a"/>
    <w:next w:val="a"/>
    <w:link w:val="30"/>
    <w:uiPriority w:val="9"/>
    <w:semiHidden/>
    <w:unhideWhenUsed/>
    <w:qFormat/>
    <w:rsid w:val="004C03E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0612E"/>
    <w:rPr>
      <w:rFonts w:ascii="Arial" w:eastAsia="Times New Roman" w:hAnsi="Arial" w:cs="Times New Roman"/>
      <w:color w:val="000000"/>
      <w:sz w:val="28"/>
      <w:szCs w:val="20"/>
      <w:lang w:eastAsia="ru-RU"/>
    </w:rPr>
  </w:style>
  <w:style w:type="character" w:customStyle="1" w:styleId="20">
    <w:name w:val="Заголовок 2 Знак"/>
    <w:basedOn w:val="a0"/>
    <w:link w:val="2"/>
    <w:qFormat/>
    <w:rsid w:val="0080612E"/>
    <w:rPr>
      <w:rFonts w:ascii="Arial" w:eastAsia="Times New Roman" w:hAnsi="Arial" w:cs="Times New Roman"/>
      <w:color w:val="000000"/>
      <w:sz w:val="28"/>
      <w:szCs w:val="20"/>
      <w:lang w:eastAsia="ru-RU"/>
    </w:rPr>
  </w:style>
  <w:style w:type="character" w:customStyle="1" w:styleId="apple-converted-space">
    <w:name w:val="apple-converted-space"/>
    <w:basedOn w:val="a0"/>
    <w:rsid w:val="0080612E"/>
  </w:style>
  <w:style w:type="character" w:styleId="a3">
    <w:name w:val="Hyperlink"/>
    <w:uiPriority w:val="99"/>
    <w:rsid w:val="0080612E"/>
    <w:rPr>
      <w:color w:val="0000FF"/>
      <w:u w:val="single"/>
    </w:rPr>
  </w:style>
  <w:style w:type="paragraph" w:styleId="a4">
    <w:name w:val="List Paragraph"/>
    <w:basedOn w:val="a"/>
    <w:qFormat/>
    <w:rsid w:val="003C22A0"/>
    <w:pPr>
      <w:ind w:left="720"/>
      <w:contextualSpacing/>
    </w:pPr>
  </w:style>
  <w:style w:type="paragraph" w:styleId="a5">
    <w:name w:val="Normal (Web)"/>
    <w:basedOn w:val="a"/>
    <w:uiPriority w:val="99"/>
    <w:rsid w:val="009C7295"/>
    <w:pPr>
      <w:spacing w:before="100" w:beforeAutospacing="1" w:after="100" w:afterAutospacing="1" w:line="240" w:lineRule="auto"/>
    </w:pPr>
    <w:rPr>
      <w:rFonts w:ascii="Times New Roman" w:eastAsia="Calibri" w:hAnsi="Times New Roman" w:cs="Times New Roman"/>
      <w:sz w:val="24"/>
      <w:szCs w:val="24"/>
      <w:lang w:eastAsia="ru-RU"/>
    </w:rPr>
  </w:style>
  <w:style w:type="paragraph" w:styleId="a6">
    <w:name w:val="Balloon Text"/>
    <w:basedOn w:val="a"/>
    <w:link w:val="a7"/>
    <w:uiPriority w:val="99"/>
    <w:semiHidden/>
    <w:unhideWhenUsed/>
    <w:rsid w:val="00A3571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3571A"/>
    <w:rPr>
      <w:rFonts w:ascii="Tahoma" w:hAnsi="Tahoma" w:cs="Tahoma"/>
      <w:sz w:val="16"/>
      <w:szCs w:val="16"/>
    </w:rPr>
  </w:style>
  <w:style w:type="character" w:styleId="a8">
    <w:name w:val="Strong"/>
    <w:basedOn w:val="a0"/>
    <w:uiPriority w:val="22"/>
    <w:qFormat/>
    <w:rsid w:val="002F70E6"/>
    <w:rPr>
      <w:b/>
      <w:bCs/>
    </w:rPr>
  </w:style>
  <w:style w:type="paragraph" w:styleId="a9">
    <w:name w:val="header"/>
    <w:basedOn w:val="a"/>
    <w:link w:val="aa"/>
    <w:uiPriority w:val="99"/>
    <w:unhideWhenUsed/>
    <w:rsid w:val="001979B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979BE"/>
  </w:style>
  <w:style w:type="paragraph" w:styleId="ab">
    <w:name w:val="footer"/>
    <w:basedOn w:val="a"/>
    <w:link w:val="ac"/>
    <w:uiPriority w:val="99"/>
    <w:unhideWhenUsed/>
    <w:rsid w:val="001979B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979BE"/>
  </w:style>
  <w:style w:type="paragraph" w:customStyle="1" w:styleId="ad">
    <w:name w:val="Чертежный"/>
    <w:rsid w:val="001979BE"/>
    <w:pPr>
      <w:spacing w:after="0" w:line="240" w:lineRule="auto"/>
      <w:jc w:val="both"/>
    </w:pPr>
    <w:rPr>
      <w:rFonts w:ascii="ISOCPEUR" w:eastAsia="Times New Roman" w:hAnsi="ISOCPEUR" w:cs="Times New Roman"/>
      <w:i/>
      <w:sz w:val="28"/>
      <w:szCs w:val="20"/>
      <w:lang w:val="uk-UA" w:eastAsia="ru-RU"/>
    </w:rPr>
  </w:style>
  <w:style w:type="character" w:styleId="ae">
    <w:name w:val="page number"/>
    <w:basedOn w:val="a0"/>
    <w:rsid w:val="001979BE"/>
  </w:style>
  <w:style w:type="character" w:customStyle="1" w:styleId="30">
    <w:name w:val="Заголовок 3 Знак"/>
    <w:basedOn w:val="a0"/>
    <w:link w:val="3"/>
    <w:uiPriority w:val="9"/>
    <w:semiHidden/>
    <w:rsid w:val="004C03E1"/>
    <w:rPr>
      <w:rFonts w:asciiTheme="majorHAnsi" w:eastAsiaTheme="majorEastAsia" w:hAnsiTheme="majorHAnsi" w:cstheme="majorBidi"/>
      <w:b/>
      <w:bCs/>
      <w:color w:val="5B9BD5" w:themeColor="accent1"/>
    </w:rPr>
  </w:style>
  <w:style w:type="character" w:customStyle="1" w:styleId="21">
    <w:name w:val="Основной текст (2)_"/>
    <w:link w:val="22"/>
    <w:rsid w:val="00DB0A99"/>
    <w:rPr>
      <w:sz w:val="23"/>
      <w:szCs w:val="23"/>
      <w:shd w:val="clear" w:color="auto" w:fill="FFFFFF"/>
    </w:rPr>
  </w:style>
  <w:style w:type="paragraph" w:customStyle="1" w:styleId="22">
    <w:name w:val="Основной текст (2)"/>
    <w:basedOn w:val="a"/>
    <w:link w:val="21"/>
    <w:rsid w:val="00DB0A99"/>
    <w:pPr>
      <w:shd w:val="clear" w:color="auto" w:fill="FFFFFF"/>
      <w:spacing w:before="660" w:after="660" w:line="408" w:lineRule="exact"/>
      <w:jc w:val="center"/>
    </w:pPr>
    <w:rPr>
      <w:sz w:val="23"/>
      <w:szCs w:val="23"/>
    </w:rPr>
  </w:style>
  <w:style w:type="paragraph" w:styleId="af">
    <w:name w:val="TOC Heading"/>
    <w:basedOn w:val="1"/>
    <w:next w:val="a"/>
    <w:uiPriority w:val="39"/>
    <w:unhideWhenUsed/>
    <w:qFormat/>
    <w:rsid w:val="009F64DD"/>
    <w:pPr>
      <w:keepLines/>
      <w:spacing w:before="480" w:line="276" w:lineRule="auto"/>
      <w:jc w:val="left"/>
      <w:outlineLvl w:val="9"/>
    </w:pPr>
    <w:rPr>
      <w:rFonts w:asciiTheme="majorHAnsi" w:eastAsiaTheme="majorEastAsia" w:hAnsiTheme="majorHAnsi" w:cstheme="majorBidi"/>
      <w:b/>
      <w:bCs/>
      <w:color w:val="2E74B5" w:themeColor="accent1" w:themeShade="BF"/>
      <w:szCs w:val="28"/>
    </w:rPr>
  </w:style>
  <w:style w:type="paragraph" w:styleId="23">
    <w:name w:val="toc 2"/>
    <w:basedOn w:val="a"/>
    <w:next w:val="a"/>
    <w:autoRedefine/>
    <w:uiPriority w:val="39"/>
    <w:unhideWhenUsed/>
    <w:rsid w:val="009F64DD"/>
    <w:pPr>
      <w:spacing w:after="100"/>
      <w:ind w:left="220"/>
    </w:pPr>
  </w:style>
  <w:style w:type="character" w:styleId="af0">
    <w:name w:val="Emphasis"/>
    <w:basedOn w:val="a0"/>
    <w:uiPriority w:val="20"/>
    <w:qFormat/>
    <w:rsid w:val="002E2F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82925">
      <w:bodyDiv w:val="1"/>
      <w:marLeft w:val="0"/>
      <w:marRight w:val="0"/>
      <w:marTop w:val="0"/>
      <w:marBottom w:val="0"/>
      <w:divBdr>
        <w:top w:val="none" w:sz="0" w:space="0" w:color="auto"/>
        <w:left w:val="none" w:sz="0" w:space="0" w:color="auto"/>
        <w:bottom w:val="none" w:sz="0" w:space="0" w:color="auto"/>
        <w:right w:val="none" w:sz="0" w:space="0" w:color="auto"/>
      </w:divBdr>
    </w:div>
    <w:div w:id="1032726381">
      <w:bodyDiv w:val="1"/>
      <w:marLeft w:val="0"/>
      <w:marRight w:val="0"/>
      <w:marTop w:val="0"/>
      <w:marBottom w:val="0"/>
      <w:divBdr>
        <w:top w:val="none" w:sz="0" w:space="0" w:color="auto"/>
        <w:left w:val="none" w:sz="0" w:space="0" w:color="auto"/>
        <w:bottom w:val="none" w:sz="0" w:space="0" w:color="auto"/>
        <w:right w:val="none" w:sz="0" w:space="0" w:color="auto"/>
      </w:divBdr>
      <w:divsChild>
        <w:div w:id="1471247265">
          <w:marLeft w:val="0"/>
          <w:marRight w:val="0"/>
          <w:marTop w:val="0"/>
          <w:marBottom w:val="0"/>
          <w:divBdr>
            <w:top w:val="none" w:sz="0" w:space="0" w:color="auto"/>
            <w:left w:val="none" w:sz="0" w:space="0" w:color="auto"/>
            <w:bottom w:val="none" w:sz="0" w:space="0" w:color="auto"/>
            <w:right w:val="none" w:sz="0" w:space="0" w:color="auto"/>
          </w:divBdr>
        </w:div>
      </w:divsChild>
    </w:div>
    <w:div w:id="1060056313">
      <w:bodyDiv w:val="1"/>
      <w:marLeft w:val="0"/>
      <w:marRight w:val="0"/>
      <w:marTop w:val="0"/>
      <w:marBottom w:val="0"/>
      <w:divBdr>
        <w:top w:val="none" w:sz="0" w:space="0" w:color="auto"/>
        <w:left w:val="none" w:sz="0" w:space="0" w:color="auto"/>
        <w:bottom w:val="none" w:sz="0" w:space="0" w:color="auto"/>
        <w:right w:val="none" w:sz="0" w:space="0" w:color="auto"/>
      </w:divBdr>
    </w:div>
    <w:div w:id="1204950369">
      <w:bodyDiv w:val="1"/>
      <w:marLeft w:val="0"/>
      <w:marRight w:val="0"/>
      <w:marTop w:val="0"/>
      <w:marBottom w:val="0"/>
      <w:divBdr>
        <w:top w:val="none" w:sz="0" w:space="0" w:color="auto"/>
        <w:left w:val="none" w:sz="0" w:space="0" w:color="auto"/>
        <w:bottom w:val="none" w:sz="0" w:space="0" w:color="auto"/>
        <w:right w:val="none" w:sz="0" w:space="0" w:color="auto"/>
      </w:divBdr>
    </w:div>
    <w:div w:id="1279870781">
      <w:bodyDiv w:val="1"/>
      <w:marLeft w:val="0"/>
      <w:marRight w:val="0"/>
      <w:marTop w:val="0"/>
      <w:marBottom w:val="0"/>
      <w:divBdr>
        <w:top w:val="none" w:sz="0" w:space="0" w:color="auto"/>
        <w:left w:val="none" w:sz="0" w:space="0" w:color="auto"/>
        <w:bottom w:val="none" w:sz="0" w:space="0" w:color="auto"/>
        <w:right w:val="none" w:sz="0" w:space="0" w:color="auto"/>
      </w:divBdr>
    </w:div>
    <w:div w:id="1600481947">
      <w:bodyDiv w:val="1"/>
      <w:marLeft w:val="0"/>
      <w:marRight w:val="0"/>
      <w:marTop w:val="0"/>
      <w:marBottom w:val="0"/>
      <w:divBdr>
        <w:top w:val="none" w:sz="0" w:space="0" w:color="auto"/>
        <w:left w:val="none" w:sz="0" w:space="0" w:color="auto"/>
        <w:bottom w:val="none" w:sz="0" w:space="0" w:color="auto"/>
        <w:right w:val="none" w:sz="0" w:space="0" w:color="auto"/>
      </w:divBdr>
    </w:div>
    <w:div w:id="194572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9E5035-5B91-40C1-9C7B-00B5EE62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2419</Words>
  <Characters>13790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209-prepodavatel</dc:creator>
  <cp:lastModifiedBy>lucas</cp:lastModifiedBy>
  <cp:revision>2</cp:revision>
  <cp:lastPrinted>2022-01-11T21:04:00Z</cp:lastPrinted>
  <dcterms:created xsi:type="dcterms:W3CDTF">2022-07-04T19:45:00Z</dcterms:created>
  <dcterms:modified xsi:type="dcterms:W3CDTF">2022-07-04T19:45:00Z</dcterms:modified>
</cp:coreProperties>
</file>